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right"/>
        <w:rPr>
          <w:rFonts w:ascii="Roboto" w:cs="Roboto" w:eastAsia="Roboto" w:hAnsi="Roboto"/>
          <w:b w:val="1"/>
          <w:bCs w:val="1"/>
          <w:color w:val="000000"/>
          <w:sz w:val="26"/>
          <w:szCs w:val="26"/>
        </w:rPr>
      </w:pPr>
      <w:bookmarkStart w:colFirst="0" w:colLast="0" w:name="_foxna4w4y11s" w:id="0"/>
      <w:bookmarkEnd w:id="0"/>
      <w:r w:rsidDel="00000000" w:rsidR="00000000" w:rsidRPr="00000000">
        <w:rPr>
          <w:rFonts w:ascii="Roboto" w:cs="Roboto" w:eastAsia="Roboto" w:hAnsi="Roboto"/>
          <w:b w:val="1"/>
          <w:bCs w:val="1"/>
          <w:color w:val="000000"/>
          <w:sz w:val="26"/>
          <w:szCs w:val="26"/>
          <w:rtl w:val="0"/>
        </w:rPr>
        <w:t xml:space="preserve">PAGINA 1: HOME PAGE</w:t>
      </w:r>
    </w:p>
    <w:p w:rsidR="00000000" w:rsidDel="00000000" w:rsidP="00000000" w:rsidRDefault="00000000" w:rsidRPr="00000000" w14:paraId="00000002">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d9tnyl2rjvjd" w:id="1"/>
      <w:bookmarkEnd w:id="1"/>
      <w:r w:rsidDel="00000000" w:rsidR="00000000" w:rsidRPr="00000000">
        <w:rPr>
          <w:rFonts w:ascii="Roboto" w:cs="Roboto" w:eastAsia="Roboto" w:hAnsi="Roboto"/>
          <w:b w:val="1"/>
          <w:bCs w:val="1"/>
          <w:color w:val="000000"/>
          <w:sz w:val="22"/>
          <w:szCs w:val="22"/>
          <w:rtl w:val="0"/>
        </w:rPr>
        <w:t xml:space="preserve">1. Meta Data</w:t>
      </w:r>
    </w:p>
    <w:p w:rsidR="00000000" w:rsidDel="00000000" w:rsidP="00000000" w:rsidRDefault="00000000" w:rsidRPr="00000000" w14:paraId="00000003">
      <w:pPr>
        <w:numPr>
          <w:ilvl w:val="0"/>
          <w:numId w:val="6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rtl w:val="0"/>
        </w:rPr>
        <w:t xml:space="preserve">Meta Title:</w:t>
      </w:r>
      <w:r w:rsidDel="00000000" w:rsidR="00000000" w:rsidRPr="00000000">
        <w:rPr>
          <w:rFonts w:ascii="Roboto" w:cs="Roboto" w:eastAsia="Roboto" w:hAnsi="Roboto"/>
          <w:sz w:val="24"/>
          <w:szCs w:val="24"/>
          <w:rtl w:val="0"/>
        </w:rPr>
        <w:t xml:space="preserve"> Biofinance: Cessione del Quinto Online | Preventivo Rapido e Sicuro</w:t>
      </w:r>
    </w:p>
    <w:p w:rsidR="00000000" w:rsidDel="00000000" w:rsidP="00000000" w:rsidRDefault="00000000" w:rsidRPr="00000000" w14:paraId="00000004">
      <w:pPr>
        <w:numPr>
          <w:ilvl w:val="0"/>
          <w:numId w:val="6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Meta Description:</w:t>
      </w:r>
      <w:r w:rsidDel="00000000" w:rsidR="00000000" w:rsidRPr="00000000">
        <w:rPr>
          <w:rFonts w:ascii="Roboto" w:cs="Roboto" w:eastAsia="Roboto" w:hAnsi="Roboto"/>
          <w:sz w:val="24"/>
          <w:szCs w:val="24"/>
          <w:rtl w:val="0"/>
        </w:rPr>
        <w:t xml:space="preserve"> Specialisti in Cessione del Quinto per Dipendenti e Pensionati. Tassi agevolati, zero spese anticipate e gestione anche con segnalazioni CRIF. Calcola la rata.</w:t>
      </w:r>
    </w:p>
    <w:p w:rsidR="00000000" w:rsidDel="00000000" w:rsidP="00000000" w:rsidRDefault="00000000" w:rsidRPr="00000000" w14:paraId="00000005">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7po9ldrmm3o6" w:id="2"/>
      <w:bookmarkEnd w:id="2"/>
      <w:r w:rsidDel="00000000" w:rsidR="00000000" w:rsidRPr="00000000">
        <w:rPr>
          <w:rFonts w:ascii="Roboto" w:cs="Roboto" w:eastAsia="Roboto" w:hAnsi="Roboto"/>
          <w:b w:val="1"/>
          <w:bCs w:val="1"/>
          <w:color w:val="000000"/>
          <w:sz w:val="22"/>
          <w:szCs w:val="22"/>
          <w:rtl w:val="0"/>
        </w:rPr>
        <w:t xml:space="preserve">2. Struttura dei Contenuti</w:t>
      </w:r>
    </w:p>
    <w:p w:rsidR="00000000" w:rsidDel="00000000" w:rsidP="00000000" w:rsidRDefault="00000000" w:rsidRPr="00000000" w14:paraId="00000006">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H1: Il Tuo Prestito su Misura: Cessione del Quinto Semplice, Trasparente, Garantita.</w:t>
      </w:r>
    </w:p>
    <w:p w:rsidR="00000000" w:rsidDel="00000000" w:rsidP="00000000" w:rsidRDefault="00000000" w:rsidRPr="00000000" w14:paraId="00000007">
      <w:pPr>
        <w:spacing w:after="240" w:before="240" w:lineRule="auto"/>
        <w:rPr>
          <w:rFonts w:ascii="Roboto" w:cs="Roboto" w:eastAsia="Roboto" w:hAnsi="Roboto"/>
          <w:sz w:val="24"/>
          <w:szCs w:val="24"/>
        </w:rPr>
      </w:pPr>
      <w:r w:rsidDel="00000000" w:rsidR="00000000" w:rsidRPr="00000000">
        <w:rPr>
          <w:rFonts w:ascii="Roboto" w:cs="Roboto" w:eastAsia="Roboto" w:hAnsi="Roboto"/>
          <w:color w:val="0000ff"/>
          <w:sz w:val="24"/>
          <w:szCs w:val="24"/>
          <w:rtl w:val="0"/>
        </w:rPr>
        <w:t xml:space="preserve">Benvenuto in</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Biofinance</w:t>
      </w:r>
      <w:r w:rsidDel="00000000" w:rsidR="00000000" w:rsidRPr="00000000">
        <w:rPr>
          <w:rFonts w:ascii="Roboto" w:cs="Roboto" w:eastAsia="Roboto" w:hAnsi="Roboto"/>
          <w:sz w:val="24"/>
          <w:szCs w:val="24"/>
          <w:rtl w:val="0"/>
        </w:rPr>
        <w:t xml:space="preserve">. Crediamo che accedere al credito sia un diritto, non un percorso a ostacoli. Siamo un'agenzia finanziaria regolarmente iscritta all'</w:t>
      </w:r>
      <w:r w:rsidDel="00000000" w:rsidR="00000000" w:rsidRPr="00000000">
        <w:rPr>
          <w:rFonts w:ascii="Roboto" w:cs="Roboto" w:eastAsia="Roboto" w:hAnsi="Roboto"/>
          <w:b w:val="1"/>
          <w:bCs w:val="1"/>
          <w:sz w:val="24"/>
          <w:szCs w:val="24"/>
          <w:rtl w:val="0"/>
        </w:rPr>
        <w:t xml:space="preserve">OAM</w:t>
      </w:r>
      <w:r w:rsidDel="00000000" w:rsidR="00000000" w:rsidRPr="00000000">
        <w:rPr>
          <w:rFonts w:ascii="Roboto" w:cs="Roboto" w:eastAsia="Roboto" w:hAnsi="Roboto"/>
          <w:sz w:val="24"/>
          <w:szCs w:val="24"/>
          <w:rtl w:val="0"/>
        </w:rPr>
        <w:t xml:space="preserve"> (Organismo Agenti e Mediatori), specializzata esclusivamente nella </w:t>
      </w:r>
      <w:r w:rsidDel="00000000" w:rsidR="00000000" w:rsidRPr="00000000">
        <w:rPr>
          <w:rFonts w:ascii="Roboto" w:cs="Roboto" w:eastAsia="Roboto" w:hAnsi="Roboto"/>
          <w:b w:val="1"/>
          <w:bCs w:val="1"/>
          <w:sz w:val="24"/>
          <w:szCs w:val="24"/>
          <w:rtl w:val="0"/>
        </w:rPr>
        <w:t xml:space="preserve">Cessione del Quinto dello stipendio e della pensione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0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Offriamo soluzioni di liquidità sostenibili, pensate per adattarsi al tuo status lavorativo e non il contrario. Che tu sia un dipendente pubblico, statale, privato o un pensionato, in Biofinance trovi un consulente dedicato pronto a guidarti verso la rata più leggera per te.</w:t>
      </w:r>
    </w:p>
    <w:p w:rsidR="00000000" w:rsidDel="00000000" w:rsidP="00000000" w:rsidRDefault="00000000" w:rsidRPr="00000000" w14:paraId="00000009">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Qual è la tua posizione lavorativa?</w:t>
      </w:r>
      <w:r w:rsidDel="00000000" w:rsidR="00000000" w:rsidRPr="00000000">
        <w:rPr>
          <w:rFonts w:ascii="Roboto" w:cs="Roboto" w:eastAsia="Roboto" w:hAnsi="Roboto"/>
          <w:sz w:val="24"/>
          <w:szCs w:val="24"/>
          <w:rtl w:val="0"/>
        </w:rPr>
        <w:t xml:space="preserve"> </w:t>
      </w:r>
    </w:p>
    <w:p w:rsidR="00000000" w:rsidDel="00000000" w:rsidP="00000000" w:rsidRDefault="00000000" w:rsidRPr="00000000" w14:paraId="0000000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Scegli il percorso dedicato a te per scoprire le convenzioni e i tassi riservati alla tua categoria.</w:t>
      </w:r>
    </w:p>
    <w:p w:rsidR="00000000" w:rsidDel="00000000" w:rsidP="00000000" w:rsidRDefault="00000000" w:rsidRPr="00000000" w14:paraId="0000000C">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H3: Dipendenti Privati</w:t>
      </w:r>
      <w:r w:rsidDel="00000000" w:rsidR="00000000" w:rsidRPr="00000000">
        <w:rPr>
          <w:rFonts w:ascii="Roboto" w:cs="Roboto" w:eastAsia="Roboto" w:hAnsi="Roboto"/>
          <w:sz w:val="24"/>
          <w:szCs w:val="24"/>
          <w:rtl w:val="0"/>
        </w:rPr>
        <w:t xml:space="preserve"> Lavori in una SPA, SRL o in una grande azienda come </w:t>
      </w:r>
      <w:commentRangeStart w:id="0"/>
      <w:r w:rsidDel="00000000" w:rsidR="00000000" w:rsidRPr="00000000">
        <w:rPr>
          <w:rFonts w:ascii="Roboto" w:cs="Roboto" w:eastAsia="Roboto" w:hAnsi="Roboto"/>
          <w:b w:val="1"/>
          <w:bCs w:val="1"/>
          <w:sz w:val="24"/>
          <w:szCs w:val="24"/>
          <w:rtl w:val="0"/>
        </w:rPr>
        <w:t xml:space="preserve">Luxottica</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Ferrero</w:t>
      </w:r>
      <w:r w:rsidDel="00000000" w:rsidR="00000000" w:rsidRPr="00000000">
        <w:rPr>
          <w:rFonts w:ascii="Roboto" w:cs="Roboto" w:eastAsia="Roboto" w:hAnsi="Roboto"/>
          <w:sz w:val="24"/>
          <w:szCs w:val="24"/>
          <w:rtl w:val="0"/>
        </w:rPr>
        <w:t xml:space="preserve"> o </w:t>
      </w:r>
      <w:r w:rsidDel="00000000" w:rsidR="00000000" w:rsidRPr="00000000">
        <w:rPr>
          <w:rFonts w:ascii="Roboto" w:cs="Roboto" w:eastAsia="Roboto" w:hAnsi="Roboto"/>
          <w:b w:val="1"/>
          <w:bCs w:val="1"/>
          <w:sz w:val="24"/>
          <w:szCs w:val="24"/>
          <w:rtl w:val="0"/>
        </w:rPr>
        <w:t xml:space="preserve">Barilla</w:t>
      </w:r>
      <w:commentRangeEnd w:id="0"/>
      <w:r w:rsidDel="00000000" w:rsidR="00000000" w:rsidRPr="00000000">
        <w:commentReference w:id="0"/>
      </w:r>
      <w:r w:rsidDel="00000000" w:rsidR="00000000" w:rsidRPr="00000000">
        <w:rPr>
          <w:rFonts w:ascii="Roboto" w:cs="Roboto" w:eastAsia="Roboto" w:hAnsi="Roboto"/>
          <w:sz w:val="24"/>
          <w:szCs w:val="24"/>
          <w:rtl w:val="0"/>
        </w:rPr>
        <w:t xml:space="preserve">? Abbiamo accordi specifici per dipendenti di grandi realtà e PMI. Il tuo TFR è la tua garanzia per un prestito veloce e senza giustificativi di spesa.</w:t>
      </w:r>
    </w:p>
    <w:p w:rsidR="00000000" w:rsidDel="00000000" w:rsidP="00000000" w:rsidRDefault="00000000" w:rsidRPr="00000000" w14:paraId="0000000D">
      <w:pPr>
        <w:numPr>
          <w:ilvl w:val="0"/>
          <w:numId w:val="59"/>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[CTA Button]: </w:t>
      </w:r>
      <w:r w:rsidDel="00000000" w:rsidR="00000000" w:rsidRPr="00000000">
        <w:rPr>
          <w:rFonts w:ascii="Roboto" w:cs="Roboto" w:eastAsia="Roboto" w:hAnsi="Roboto"/>
          <w:b w:val="1"/>
          <w:bCs w:val="1"/>
          <w:sz w:val="24"/>
          <w:szCs w:val="24"/>
          <w:rtl w:val="0"/>
        </w:rPr>
        <w:t xml:space="preserve">Scopri Prestiti Privati</w:t>
      </w:r>
    </w:p>
    <w:p w:rsidR="00000000" w:rsidDel="00000000" w:rsidP="00000000" w:rsidRDefault="00000000" w:rsidRPr="00000000" w14:paraId="0000000E">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H3: Dipendenti Statali e Pubblici</w:t>
      </w:r>
      <w:r w:rsidDel="00000000" w:rsidR="00000000" w:rsidRPr="00000000">
        <w:rPr>
          <w:rFonts w:ascii="Roboto" w:cs="Roboto" w:eastAsia="Roboto" w:hAnsi="Roboto"/>
          <w:sz w:val="24"/>
          <w:szCs w:val="24"/>
          <w:rtl w:val="0"/>
        </w:rPr>
        <w:t xml:space="preserve"> Soluzioni dedicate a dipendenti </w:t>
      </w:r>
      <w:r w:rsidDel="00000000" w:rsidR="00000000" w:rsidRPr="00000000">
        <w:rPr>
          <w:rFonts w:ascii="Roboto" w:cs="Roboto" w:eastAsia="Roboto" w:hAnsi="Roboto"/>
          <w:b w:val="1"/>
          <w:bCs w:val="1"/>
          <w:sz w:val="24"/>
          <w:szCs w:val="24"/>
          <w:rtl w:val="0"/>
        </w:rPr>
        <w:t xml:space="preserve">NoiPA</w:t>
      </w:r>
      <w:r w:rsidDel="00000000" w:rsidR="00000000" w:rsidRPr="00000000">
        <w:rPr>
          <w:rFonts w:ascii="Roboto" w:cs="Roboto" w:eastAsia="Roboto" w:hAnsi="Roboto"/>
          <w:sz w:val="24"/>
          <w:szCs w:val="24"/>
          <w:rtl w:val="0"/>
        </w:rPr>
        <w:t xml:space="preserve">, Ministeri, </w:t>
      </w:r>
      <w:r w:rsidDel="00000000" w:rsidR="00000000" w:rsidRPr="00000000">
        <w:rPr>
          <w:rFonts w:ascii="Roboto" w:cs="Roboto" w:eastAsia="Roboto" w:hAnsi="Roboto"/>
          <w:b w:val="1"/>
          <w:bCs w:val="1"/>
          <w:sz w:val="24"/>
          <w:szCs w:val="24"/>
          <w:rtl w:val="0"/>
        </w:rPr>
        <w:t xml:space="preserve">Scuola (MIUR)</w:t>
      </w:r>
      <w:r w:rsidDel="00000000" w:rsidR="00000000" w:rsidRPr="00000000">
        <w:rPr>
          <w:rFonts w:ascii="Roboto" w:cs="Roboto" w:eastAsia="Roboto" w:hAnsi="Roboto"/>
          <w:sz w:val="24"/>
          <w:szCs w:val="24"/>
          <w:rtl w:val="0"/>
        </w:rPr>
        <w:t xml:space="preserve">, Forze Armate e </w:t>
      </w:r>
      <w:r w:rsidDel="00000000" w:rsidR="00000000" w:rsidRPr="00000000">
        <w:rPr>
          <w:rFonts w:ascii="Roboto" w:cs="Roboto" w:eastAsia="Roboto" w:hAnsi="Roboto"/>
          <w:b w:val="1"/>
          <w:bCs w:val="1"/>
          <w:sz w:val="24"/>
          <w:szCs w:val="24"/>
          <w:rtl w:val="0"/>
        </w:rPr>
        <w:t xml:space="preserve">Sanità</w:t>
      </w:r>
      <w:r w:rsidDel="00000000" w:rsidR="00000000" w:rsidRPr="00000000">
        <w:rPr>
          <w:rFonts w:ascii="Roboto" w:cs="Roboto" w:eastAsia="Roboto" w:hAnsi="Roboto"/>
          <w:sz w:val="24"/>
          <w:szCs w:val="24"/>
          <w:rtl w:val="0"/>
        </w:rPr>
        <w:t xml:space="preserve">. Sfrutta la stabilità del tuo impiego statale per ottenere i tassi più bassi del mercato e dilazioni fino a 120 mesi.</w:t>
      </w:r>
    </w:p>
    <w:p w:rsidR="00000000" w:rsidDel="00000000" w:rsidP="00000000" w:rsidRDefault="00000000" w:rsidRPr="00000000" w14:paraId="0000000F">
      <w:pPr>
        <w:numPr>
          <w:ilvl w:val="0"/>
          <w:numId w:val="81"/>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[CTA Button]: </w:t>
      </w:r>
      <w:r w:rsidDel="00000000" w:rsidR="00000000" w:rsidRPr="00000000">
        <w:rPr>
          <w:rFonts w:ascii="Roboto" w:cs="Roboto" w:eastAsia="Roboto" w:hAnsi="Roboto"/>
          <w:b w:val="1"/>
          <w:bCs w:val="1"/>
          <w:sz w:val="24"/>
          <w:szCs w:val="24"/>
          <w:rtl w:val="0"/>
        </w:rPr>
        <w:t xml:space="preserve">Scopri Prestiti Statali</w:t>
      </w:r>
    </w:p>
    <w:p w:rsidR="00000000" w:rsidDel="00000000" w:rsidP="00000000" w:rsidRDefault="00000000" w:rsidRPr="00000000" w14:paraId="00000010">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H3: Pensionati INPS ed Ex-INPDAP</w:t>
      </w:r>
      <w:r w:rsidDel="00000000" w:rsidR="00000000" w:rsidRPr="00000000">
        <w:rPr>
          <w:rFonts w:ascii="Roboto" w:cs="Roboto" w:eastAsia="Roboto" w:hAnsi="Roboto"/>
          <w:sz w:val="24"/>
          <w:szCs w:val="24"/>
          <w:rtl w:val="0"/>
        </w:rPr>
        <w:t xml:space="preserve"> Goditi la pensione senza pensieri. Grazie alla </w:t>
      </w:r>
      <w:r w:rsidDel="00000000" w:rsidR="00000000" w:rsidRPr="00000000">
        <w:rPr>
          <w:rFonts w:ascii="Roboto" w:cs="Roboto" w:eastAsia="Roboto" w:hAnsi="Roboto"/>
          <w:b w:val="1"/>
          <w:bCs w:val="1"/>
          <w:sz w:val="24"/>
          <w:szCs w:val="24"/>
          <w:rtl w:val="0"/>
        </w:rPr>
        <w:t xml:space="preserve">Convenzione INPS</w:t>
      </w:r>
      <w:r w:rsidDel="00000000" w:rsidR="00000000" w:rsidRPr="00000000">
        <w:rPr>
          <w:rFonts w:ascii="Roboto" w:cs="Roboto" w:eastAsia="Roboto" w:hAnsi="Roboto"/>
          <w:sz w:val="24"/>
          <w:szCs w:val="24"/>
          <w:rtl w:val="0"/>
        </w:rPr>
        <w:t xml:space="preserve">, la rata viene trattenuta direttamente dal cedolino, con assicurazione vita sempre inclusa a tutela dei tuoi eredi. Finanziamo fino a 85 anni di età (a scadenza piano).</w:t>
      </w:r>
    </w:p>
    <w:p w:rsidR="00000000" w:rsidDel="00000000" w:rsidP="00000000" w:rsidRDefault="00000000" w:rsidRPr="00000000" w14:paraId="00000011">
      <w:pPr>
        <w:numPr>
          <w:ilvl w:val="0"/>
          <w:numId w:val="83"/>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[CTA Button]: </w:t>
      </w:r>
      <w:r w:rsidDel="00000000" w:rsidR="00000000" w:rsidRPr="00000000">
        <w:rPr>
          <w:rFonts w:ascii="Roboto" w:cs="Roboto" w:eastAsia="Roboto" w:hAnsi="Roboto"/>
          <w:b w:val="1"/>
          <w:bCs w:val="1"/>
          <w:sz w:val="24"/>
          <w:szCs w:val="24"/>
          <w:rtl w:val="0"/>
        </w:rPr>
        <w:t xml:space="preserve">Scopri Prestiti Pensionati</w:t>
      </w:r>
    </w:p>
    <w:p w:rsidR="00000000" w:rsidDel="00000000" w:rsidP="00000000" w:rsidRDefault="00000000" w:rsidRPr="00000000" w14:paraId="00000012">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H2: Perché scegliere Biofinance per la tua Cessione del Quinto</w:t>
      </w:r>
    </w:p>
    <w:p w:rsidR="00000000" w:rsidDel="00000000" w:rsidP="00000000" w:rsidRDefault="00000000" w:rsidRPr="00000000" w14:paraId="0000001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un settore complesso, la chiarezza è la nostra moneta più preziosa. Ecco come operiamo per garantire la tua serenità finanziaria:</w:t>
      </w:r>
    </w:p>
    <w:p w:rsidR="00000000" w:rsidDel="00000000" w:rsidP="00000000" w:rsidRDefault="00000000" w:rsidRPr="00000000" w14:paraId="00000015">
      <w:pPr>
        <w:numPr>
          <w:ilvl w:val="0"/>
          <w:numId w:val="10"/>
        </w:numPr>
        <w:spacing w:after="0" w:afterAutospacing="0" w:before="240" w:lineRule="auto"/>
        <w:ind w:left="720" w:hanging="360"/>
        <w:rPr>
          <w:rFonts w:ascii="Roboto" w:cs="Roboto" w:eastAsia="Roboto" w:hAnsi="Roboto"/>
          <w:sz w:val="24"/>
          <w:szCs w:val="24"/>
        </w:rPr>
      </w:pPr>
      <w:del w:author="NICHOLAS BIOFINANCE" w:id="0" w:date="2026-02-13T11:53:48Z">
        <w:r w:rsidDel="00000000" w:rsidR="00000000" w:rsidRPr="00000000">
          <w:rPr>
            <w:rFonts w:ascii="Roboto" w:cs="Roboto" w:eastAsia="Roboto" w:hAnsi="Roboto"/>
            <w:b w:val="1"/>
            <w:bCs w:val="1"/>
            <w:sz w:val="24"/>
            <w:szCs w:val="24"/>
            <w:rtl w:val="0"/>
          </w:rPr>
          <w:delText xml:space="preserve">Zero Spese Anticipate:</w:delText>
        </w:r>
        <w:r w:rsidDel="00000000" w:rsidR="00000000" w:rsidRPr="00000000">
          <w:rPr>
            <w:rFonts w:ascii="Roboto" w:cs="Roboto" w:eastAsia="Roboto" w:hAnsi="Roboto"/>
            <w:sz w:val="24"/>
            <w:szCs w:val="24"/>
            <w:rtl w:val="0"/>
          </w:rPr>
          <w:delText xml:space="preserve"> Non chiederemo mai un euro prima dell'erogazione. L'istruttoria è gratuita.</w:delText>
        </w:r>
      </w:del>
      <w:r w:rsidDel="00000000" w:rsidR="00000000" w:rsidRPr="00000000">
        <w:rPr>
          <w:rtl w:val="0"/>
        </w:rPr>
      </w:r>
    </w:p>
    <w:p w:rsidR="00000000" w:rsidDel="00000000" w:rsidP="00000000" w:rsidRDefault="00000000" w:rsidRPr="00000000" w14:paraId="00000016">
      <w:pPr>
        <w:numPr>
          <w:ilvl w:val="0"/>
          <w:numId w:val="1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Anche con Segnalazioni CRIF:</w:t>
      </w:r>
      <w:r w:rsidDel="00000000" w:rsidR="00000000" w:rsidRPr="00000000">
        <w:rPr>
          <w:rFonts w:ascii="Roboto" w:cs="Roboto" w:eastAsia="Roboto" w:hAnsi="Roboto"/>
          <w:sz w:val="24"/>
          <w:szCs w:val="24"/>
          <w:rtl w:val="0"/>
        </w:rPr>
        <w:t xml:space="preserve"> Sei stato segnalato come cattivo pagatore o hai pignoramenti in corso? La Cessione del Quinto è un tuo diritto e </w:t>
      </w:r>
      <w:r w:rsidDel="00000000" w:rsidR="00000000" w:rsidRPr="00000000">
        <w:rPr>
          <w:rFonts w:ascii="Roboto" w:cs="Roboto" w:eastAsia="Roboto" w:hAnsi="Roboto"/>
          <w:b w:val="1"/>
          <w:bCs w:val="1"/>
          <w:sz w:val="24"/>
          <w:szCs w:val="24"/>
          <w:rtl w:val="0"/>
        </w:rPr>
        <w:t xml:space="preserve">supera le segnalazioni in banca dati</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17">
      <w:pPr>
        <w:numPr>
          <w:ilvl w:val="0"/>
          <w:numId w:val="1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Tasso Fisso e Rata Costante:</w:t>
      </w:r>
      <w:r w:rsidDel="00000000" w:rsidR="00000000" w:rsidRPr="00000000">
        <w:rPr>
          <w:rFonts w:ascii="Roboto" w:cs="Roboto" w:eastAsia="Roboto" w:hAnsi="Roboto"/>
          <w:sz w:val="24"/>
          <w:szCs w:val="24"/>
          <w:rtl w:val="0"/>
        </w:rPr>
        <w:t xml:space="preserve"> Nessuna sorpresa. La rata non supererà mai il 20% (un quinto) del tuo stipendio o pensione netta.</w:t>
      </w:r>
    </w:p>
    <w:p w:rsidR="00000000" w:rsidDel="00000000" w:rsidP="00000000" w:rsidRDefault="00000000" w:rsidRPr="00000000" w14:paraId="00000018">
      <w:pPr>
        <w:numPr>
          <w:ilvl w:val="0"/>
          <w:numId w:val="1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Tutto Online o a Domicilio:</w:t>
      </w:r>
      <w:r w:rsidDel="00000000" w:rsidR="00000000" w:rsidRPr="00000000">
        <w:rPr>
          <w:rFonts w:ascii="Roboto" w:cs="Roboto" w:eastAsia="Roboto" w:hAnsi="Roboto"/>
          <w:sz w:val="24"/>
          <w:szCs w:val="24"/>
          <w:rtl w:val="0"/>
        </w:rPr>
        <w:t xml:space="preserve"> Gestiamo la pratica a distanza con firma digitale, oppure un nostro consulente ti raggiungerà in tutta Italia.</w:t>
      </w:r>
    </w:p>
    <w:p w:rsidR="00000000" w:rsidDel="00000000" w:rsidP="00000000" w:rsidRDefault="00000000" w:rsidRPr="00000000" w14:paraId="00000019">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rFonts w:ascii="Roboto" w:cs="Roboto" w:eastAsia="Roboto" w:hAnsi="Roboto"/>
          <w:sz w:val="24"/>
          <w:szCs w:val="24"/>
        </w:rPr>
      </w:pPr>
      <w:commentRangeStart w:id="1"/>
      <w:r w:rsidDel="00000000" w:rsidR="00000000" w:rsidRPr="00000000">
        <w:rPr>
          <w:rFonts w:ascii="Roboto" w:cs="Roboto" w:eastAsia="Roboto" w:hAnsi="Roboto"/>
          <w:b w:val="1"/>
          <w:bCs w:val="1"/>
          <w:sz w:val="24"/>
          <w:szCs w:val="24"/>
          <w:rtl w:val="0"/>
        </w:rPr>
        <w:t xml:space="preserve">H2: Calcola la tua Rata in 30 Secondi</w:t>
      </w:r>
      <w:r w:rsidDel="00000000" w:rsidR="00000000" w:rsidRPr="00000000">
        <w:rPr>
          <w:rFonts w:ascii="Roboto" w:cs="Roboto" w:eastAsia="Roboto" w:hAnsi="Roboto"/>
          <w:sz w:val="24"/>
          <w:szCs w:val="24"/>
          <w:rtl w:val="0"/>
        </w:rPr>
        <w:t xml:space="preserve"> Non serve impegnarsi subito. Utilizza il nostro simulatore per avere un'idea chiara di quanto puoi ottenere e di quanto sarà la tua rata mensile.</w:t>
      </w:r>
    </w:p>
    <w:p w:rsidR="00000000" w:rsidDel="00000000" w:rsidP="00000000" w:rsidRDefault="00000000" w:rsidRPr="00000000" w14:paraId="0000001B">
      <w:pPr>
        <w:numPr>
          <w:ilvl w:val="0"/>
          <w:numId w:val="27"/>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[CTA Button Grande]: </w:t>
      </w:r>
      <w:r w:rsidDel="00000000" w:rsidR="00000000" w:rsidRPr="00000000">
        <w:rPr>
          <w:rFonts w:ascii="Roboto" w:cs="Roboto" w:eastAsia="Roboto" w:hAnsi="Roboto"/>
          <w:b w:val="1"/>
          <w:bCs w:val="1"/>
          <w:sz w:val="24"/>
          <w:szCs w:val="24"/>
          <w:rtl w:val="0"/>
        </w:rPr>
        <w:t xml:space="preserve">VAI AL CALCOLATORE GRATUITO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C">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b w:val="1"/>
          <w:bCs w:val="1"/>
          <w:sz w:val="24"/>
          <w:szCs w:val="24"/>
          <w:rtl w:val="0"/>
        </w:rPr>
        <w:t xml:space="preserve">H2: Dicono di Noi</w:t>
      </w:r>
      <w:r w:rsidDel="00000000" w:rsidR="00000000" w:rsidRPr="00000000">
        <w:rPr>
          <w:rFonts w:ascii="Roboto" w:cs="Roboto" w:eastAsia="Roboto" w:hAnsi="Roboto"/>
          <w:sz w:val="24"/>
          <w:szCs w:val="24"/>
          <w:rtl w:val="0"/>
        </w:rPr>
        <w:t xml:space="preserve"> La fiducia si costruisce con i fatti. Leggi le esperienze reali dei nostri clienti che hanno realizzato i loro progetti grazie a Biofinance. </w:t>
      </w:r>
      <w:r w:rsidDel="00000000" w:rsidR="00000000" w:rsidRPr="00000000">
        <w:rPr>
          <w:rFonts w:ascii="Roboto" w:cs="Roboto" w:eastAsia="Roboto" w:hAnsi="Roboto"/>
          <w:i w:val="1"/>
          <w:iCs w:val="1"/>
          <w:sz w:val="24"/>
          <w:szCs w:val="24"/>
          <w:rtl w:val="0"/>
        </w:rPr>
        <w:t xml:space="preserve">(Qui andrà inserito il widget dinamico delle recensioni Trustindex/Google)</w:t>
      </w:r>
    </w:p>
    <w:p w:rsidR="00000000" w:rsidDel="00000000" w:rsidP="00000000" w:rsidRDefault="00000000" w:rsidRPr="00000000" w14:paraId="0000001E">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2j9yal2irwnx" w:id="3"/>
      <w:bookmarkEnd w:id="3"/>
      <w:r w:rsidDel="00000000" w:rsidR="00000000" w:rsidRPr="00000000">
        <w:rPr>
          <w:rFonts w:ascii="Roboto" w:cs="Roboto" w:eastAsia="Roboto" w:hAnsi="Roboto"/>
          <w:b w:val="1"/>
          <w:bCs w:val="1"/>
          <w:color w:val="000000"/>
          <w:sz w:val="22"/>
          <w:szCs w:val="22"/>
          <w:rtl w:val="0"/>
        </w:rPr>
        <w:t xml:space="preserve">3. FAQ </w:t>
      </w:r>
    </w:p>
    <w:p w:rsidR="00000000" w:rsidDel="00000000" w:rsidP="00000000" w:rsidRDefault="00000000" w:rsidRPr="00000000" w14:paraId="00000020">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rtl w:val="0"/>
        </w:rPr>
        <w:t xml:space="preserve">Domanda 1: Che cos'è esattamente la Cessione del Quinto?</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Risposta:</w:t>
      </w:r>
      <w:r w:rsidDel="00000000" w:rsidR="00000000" w:rsidRPr="00000000">
        <w:rPr>
          <w:rFonts w:ascii="Roboto" w:cs="Roboto" w:eastAsia="Roboto" w:hAnsi="Roboto"/>
          <w:sz w:val="24"/>
          <w:szCs w:val="24"/>
          <w:rtl w:val="0"/>
        </w:rPr>
        <w:t xml:space="preserve"> La Cessione del Quinto è una forma di prestito personale non finalizzato garantito dalla busta paga o dalla pensione. La rata mensile viene trattenuta direttamente dal datore di lavoro o dall'ente pensionistico e non può mai superare il 20% (un quinto) dell'importo netto mensile percepito. È regolamentata per legge ed include sempre coperture assicurative obbligatorie.</w:t>
      </w:r>
    </w:p>
    <w:p w:rsidR="00000000" w:rsidDel="00000000" w:rsidP="00000000" w:rsidRDefault="00000000" w:rsidRPr="00000000" w14:paraId="00000021">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Domanda 2: Posso richiedere un prestito a Biofinance se sono segnalato in CRIF?</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Risposta:</w:t>
      </w:r>
      <w:r w:rsidDel="00000000" w:rsidR="00000000" w:rsidRPr="00000000">
        <w:rPr>
          <w:rFonts w:ascii="Roboto" w:cs="Roboto" w:eastAsia="Roboto" w:hAnsi="Roboto"/>
          <w:sz w:val="24"/>
          <w:szCs w:val="24"/>
          <w:rtl w:val="0"/>
        </w:rPr>
        <w:t xml:space="preserve"> Assolutamente sì. La Cessione del Quinto è l'unica forma di prestito accessibile anche a chi ha avuto disguidi finanziari in passato, segnalazioni come cattivo pagatore o pignoramenti in corso. La garanzia è costituita dal tuo stipendio o pensione, non dalla tua storia creditizia passata.</w:t>
      </w:r>
    </w:p>
    <w:p w:rsidR="00000000" w:rsidDel="00000000" w:rsidP="00000000" w:rsidRDefault="00000000" w:rsidRPr="00000000" w14:paraId="00000022">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Domanda 3: Quali documenti servono per avviare una richiesta?</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Risposta:</w:t>
      </w:r>
      <w:r w:rsidDel="00000000" w:rsidR="00000000" w:rsidRPr="00000000">
        <w:rPr>
          <w:rFonts w:ascii="Roboto" w:cs="Roboto" w:eastAsia="Roboto" w:hAnsi="Roboto"/>
          <w:sz w:val="24"/>
          <w:szCs w:val="24"/>
          <w:rtl w:val="0"/>
        </w:rPr>
        <w:t xml:space="preserve"> Per un preventivo immediato con Biofinance bastano pochi documenti: documento d'identità valido, codice fiscale e gli ultimi due cedolini dello stipendio (o il cedolino della pensione e il modello OBIS M). Al resto della burocrazia, inclusa la richiesta del Certificato di Stipendio o della Quota Cedibile, pensiamo noi.</w:t>
      </w:r>
    </w:p>
    <w:p w:rsidR="00000000" w:rsidDel="00000000" w:rsidP="00000000" w:rsidRDefault="00000000" w:rsidRPr="00000000" w14:paraId="00000023">
      <w:pPr>
        <w:pStyle w:val="Heading3"/>
        <w:keepNext w:val="0"/>
        <w:keepLines w:val="0"/>
        <w:spacing w:before="280" w:lineRule="auto"/>
        <w:rPr>
          <w:rFonts w:ascii="Roboto" w:cs="Roboto" w:eastAsia="Roboto" w:hAnsi="Roboto"/>
          <w:sz w:val="24"/>
          <w:szCs w:val="24"/>
        </w:rPr>
      </w:pPr>
      <w:bookmarkStart w:colFirst="0" w:colLast="0" w:name="_cvx7n0wx62iv" w:id="4"/>
      <w:bookmarkEnd w:id="4"/>
      <w:r w:rsidDel="00000000" w:rsidR="00000000" w:rsidRPr="00000000">
        <w:rPr>
          <w:rFonts w:ascii="Roboto" w:cs="Roboto" w:eastAsia="Roboto" w:hAnsi="Roboto"/>
          <w:b w:val="1"/>
          <w:bCs w:val="1"/>
          <w:color w:val="000000"/>
          <w:sz w:val="26"/>
          <w:szCs w:val="26"/>
          <w:rtl w:val="0"/>
        </w:rPr>
        <w:t xml:space="preserve">NOTE:</w:t>
      </w:r>
      <w:r w:rsidDel="00000000" w:rsidR="00000000" w:rsidRPr="00000000">
        <w:rPr>
          <w:rtl w:val="0"/>
        </w:rPr>
      </w:r>
    </w:p>
    <w:p w:rsidR="00000000" w:rsidDel="00000000" w:rsidP="00000000" w:rsidRDefault="00000000" w:rsidRPr="00000000" w14:paraId="00000024">
      <w:pPr>
        <w:numPr>
          <w:ilvl w:val="0"/>
          <w:numId w:val="12"/>
        </w:numPr>
        <w:spacing w:after="240" w:before="240" w:lineRule="auto"/>
        <w:ind w:left="720" w:hanging="360"/>
        <w:rPr>
          <w:rFonts w:ascii="Roboto" w:cs="Roboto" w:eastAsia="Roboto" w:hAnsi="Roboto"/>
          <w:sz w:val="24"/>
          <w:szCs w:val="24"/>
        </w:rPr>
      </w:pPr>
      <w:commentRangeStart w:id="2"/>
      <w:r w:rsidDel="00000000" w:rsidR="00000000" w:rsidRPr="00000000">
        <w:rPr>
          <w:rFonts w:ascii="Roboto" w:cs="Roboto" w:eastAsia="Roboto" w:hAnsi="Roboto"/>
          <w:b w:val="1"/>
          <w:bCs w:val="1"/>
          <w:sz w:val="24"/>
          <w:szCs w:val="24"/>
          <w:rtl w:val="0"/>
        </w:rPr>
        <w:t xml:space="preserve">Loghi Trust</w:t>
      </w:r>
      <w:commentRangeEnd w:id="2"/>
      <w:r w:rsidDel="00000000" w:rsidR="00000000" w:rsidRPr="00000000">
        <w:commentReference w:id="2"/>
      </w:r>
      <w:r w:rsidDel="00000000" w:rsidR="00000000" w:rsidRPr="00000000">
        <w:rPr>
          <w:rFonts w:ascii="Roboto" w:cs="Roboto" w:eastAsia="Roboto" w:hAnsi="Roboto"/>
          <w:b w:val="1"/>
          <w:bCs w:val="1"/>
          <w:sz w:val="24"/>
          <w:szCs w:val="24"/>
          <w:rtl w:val="0"/>
        </w:rPr>
        <w:t xml:space="preserve"> + Disclaimer:</w:t>
      </w:r>
      <w:r w:rsidDel="00000000" w:rsidR="00000000" w:rsidRPr="00000000">
        <w:rPr>
          <w:rFonts w:ascii="Roboto" w:cs="Roboto" w:eastAsia="Roboto" w:hAnsi="Roboto"/>
          <w:sz w:val="24"/>
          <w:szCs w:val="24"/>
          <w:rtl w:val="0"/>
        </w:rPr>
        <w:t xml:space="preserve"> Inseriremo ben visibili nel footer i loghi </w:t>
      </w:r>
      <w:r w:rsidDel="00000000" w:rsidR="00000000" w:rsidRPr="00000000">
        <w:rPr>
          <w:rFonts w:ascii="Roboto" w:cs="Roboto" w:eastAsia="Roboto" w:hAnsi="Roboto"/>
          <w:b w:val="1"/>
          <w:bCs w:val="1"/>
          <w:sz w:val="24"/>
          <w:szCs w:val="24"/>
          <w:rtl w:val="0"/>
        </w:rPr>
        <w:t xml:space="preserve">OAM</w:t>
      </w:r>
      <w:r w:rsidDel="00000000" w:rsidR="00000000" w:rsidRPr="00000000">
        <w:rPr>
          <w:rFonts w:ascii="Roboto" w:cs="Roboto" w:eastAsia="Roboto" w:hAnsi="Roboto"/>
          <w:sz w:val="24"/>
          <w:szCs w:val="24"/>
          <w:rtl w:val="0"/>
        </w:rPr>
        <w:t xml:space="preserve"> e </w:t>
      </w:r>
      <w:r w:rsidDel="00000000" w:rsidR="00000000" w:rsidRPr="00000000">
        <w:rPr>
          <w:rFonts w:ascii="Roboto" w:cs="Roboto" w:eastAsia="Roboto" w:hAnsi="Roboto"/>
          <w:b w:val="1"/>
          <w:bCs w:val="1"/>
          <w:sz w:val="24"/>
          <w:szCs w:val="24"/>
          <w:rtl w:val="0"/>
        </w:rPr>
        <w:t xml:space="preserve">IVASS</w:t>
      </w:r>
      <w:r w:rsidDel="00000000" w:rsidR="00000000" w:rsidRPr="00000000">
        <w:rPr>
          <w:rFonts w:ascii="Roboto" w:cs="Roboto" w:eastAsia="Roboto" w:hAnsi="Roboto"/>
          <w:sz w:val="24"/>
          <w:szCs w:val="24"/>
          <w:rtl w:val="0"/>
        </w:rPr>
        <w:t xml:space="preserve"> + disclaimer per il trust YMYL</w: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rFonts w:ascii="Roboto" w:cs="Roboto" w:eastAsia="Roboto" w:hAnsi="Roboto"/>
          <w:b w:val="1"/>
          <w:bCs w:val="1"/>
          <w:color w:val="000000"/>
          <w:sz w:val="26"/>
          <w:szCs w:val="26"/>
        </w:rPr>
      </w:pPr>
      <w:bookmarkStart w:colFirst="0" w:colLast="0" w:name="_xmypbtxuvatg" w:id="5"/>
      <w:bookmarkEnd w:id="5"/>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rFonts w:ascii="Roboto" w:cs="Roboto" w:eastAsia="Roboto" w:hAnsi="Roboto"/>
          <w:b w:val="1"/>
          <w:bCs w:val="1"/>
          <w:color w:val="000000"/>
          <w:sz w:val="26"/>
          <w:szCs w:val="26"/>
        </w:rPr>
      </w:pPr>
      <w:bookmarkStart w:colFirst="0" w:colLast="0" w:name="_xsgl1op2f7lg" w:id="6"/>
      <w:bookmarkEnd w:id="6"/>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rFonts w:ascii="Roboto" w:cs="Roboto" w:eastAsia="Roboto" w:hAnsi="Roboto"/>
          <w:b w:val="1"/>
          <w:bCs w:val="1"/>
          <w:color w:val="000000"/>
          <w:sz w:val="26"/>
          <w:szCs w:val="26"/>
        </w:rPr>
      </w:pPr>
      <w:bookmarkStart w:colFirst="0" w:colLast="0" w:name="_k41vv7lsx0ab" w:id="7"/>
      <w:bookmarkEnd w:id="7"/>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rFonts w:ascii="Roboto" w:cs="Roboto" w:eastAsia="Roboto" w:hAnsi="Roboto"/>
          <w:b w:val="1"/>
          <w:bCs w:val="1"/>
          <w:color w:val="000000"/>
          <w:sz w:val="26"/>
          <w:szCs w:val="26"/>
        </w:rPr>
      </w:pPr>
      <w:bookmarkStart w:colFirst="0" w:colLast="0" w:name="_t3wyzuchbyjw" w:id="8"/>
      <w:bookmarkEnd w:id="8"/>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rFonts w:ascii="Roboto" w:cs="Roboto" w:eastAsia="Roboto" w:hAnsi="Roboto"/>
          <w:b w:val="1"/>
          <w:bCs w:val="1"/>
          <w:color w:val="000000"/>
          <w:sz w:val="26"/>
          <w:szCs w:val="26"/>
        </w:rPr>
      </w:pPr>
      <w:bookmarkStart w:colFirst="0" w:colLast="0" w:name="_1hnj06i8a3q5" w:id="9"/>
      <w:bookmarkEnd w:id="9"/>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rFonts w:ascii="Roboto" w:cs="Roboto" w:eastAsia="Roboto" w:hAnsi="Roboto"/>
          <w:b w:val="1"/>
          <w:bCs w:val="1"/>
          <w:color w:val="000000"/>
          <w:sz w:val="26"/>
          <w:szCs w:val="26"/>
        </w:rPr>
      </w:pPr>
      <w:bookmarkStart w:colFirst="0" w:colLast="0" w:name="_pyjn2h4ufesj" w:id="10"/>
      <w:bookmarkEnd w:id="10"/>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rFonts w:ascii="Roboto" w:cs="Roboto" w:eastAsia="Roboto" w:hAnsi="Roboto"/>
          <w:b w:val="1"/>
          <w:bCs w:val="1"/>
          <w:color w:val="000000"/>
          <w:sz w:val="26"/>
          <w:szCs w:val="26"/>
        </w:rPr>
      </w:pPr>
      <w:bookmarkStart w:colFirst="0" w:colLast="0" w:name="_p9iri0lh8ypq" w:id="11"/>
      <w:bookmarkEnd w:id="11"/>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Roboto" w:cs="Roboto" w:eastAsia="Roboto" w:hAnsi="Roboto"/>
          <w:b w:val="1"/>
          <w:bCs w:val="1"/>
          <w:color w:val="000000"/>
          <w:sz w:val="26"/>
          <w:szCs w:val="26"/>
        </w:rPr>
      </w:pPr>
      <w:bookmarkStart w:colFirst="0" w:colLast="0" w:name="_osukqegyom6w" w:id="12"/>
      <w:bookmarkEnd w:id="12"/>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rFonts w:ascii="Roboto" w:cs="Roboto" w:eastAsia="Roboto" w:hAnsi="Roboto"/>
          <w:b w:val="1"/>
          <w:bCs w:val="1"/>
          <w:color w:val="000000"/>
          <w:sz w:val="26"/>
          <w:szCs w:val="26"/>
        </w:rPr>
      </w:pPr>
      <w:bookmarkStart w:colFirst="0" w:colLast="0" w:name="_2y0zzz3gjeu3" w:id="13"/>
      <w:bookmarkEnd w:id="13"/>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rFonts w:ascii="Roboto" w:cs="Roboto" w:eastAsia="Roboto" w:hAnsi="Roboto"/>
          <w:b w:val="1"/>
          <w:bCs w:val="1"/>
          <w:color w:val="000000"/>
          <w:sz w:val="26"/>
          <w:szCs w:val="26"/>
        </w:rPr>
      </w:pPr>
      <w:bookmarkStart w:colFirst="0" w:colLast="0" w:name="_a2wpuot4bkfw" w:id="14"/>
      <w:bookmarkEnd w:id="14"/>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rFonts w:ascii="Roboto" w:cs="Roboto" w:eastAsia="Roboto" w:hAnsi="Roboto"/>
          <w:b w:val="1"/>
          <w:bCs w:val="1"/>
          <w:color w:val="000000"/>
          <w:sz w:val="26"/>
          <w:szCs w:val="26"/>
        </w:rPr>
      </w:pPr>
      <w:bookmarkStart w:colFirst="0" w:colLast="0" w:name="_zigbguyayb8" w:id="15"/>
      <w:bookmarkEnd w:id="15"/>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rFonts w:ascii="Roboto" w:cs="Roboto" w:eastAsia="Roboto" w:hAnsi="Roboto"/>
          <w:b w:val="1"/>
          <w:bCs w:val="1"/>
          <w:color w:val="000000"/>
          <w:sz w:val="26"/>
          <w:szCs w:val="26"/>
        </w:rPr>
      </w:pPr>
      <w:bookmarkStart w:colFirst="0" w:colLast="0" w:name="_u1swbkxbr2ff" w:id="16"/>
      <w:bookmarkEnd w:id="16"/>
      <w:r w:rsidDel="00000000" w:rsidR="00000000" w:rsidRPr="00000000">
        <w:rPr>
          <w:rFonts w:ascii="Roboto" w:cs="Roboto" w:eastAsia="Roboto" w:hAnsi="Roboto"/>
          <w:b w:val="1"/>
          <w:bCs w:val="1"/>
          <w:color w:val="000000"/>
          <w:sz w:val="26"/>
          <w:szCs w:val="26"/>
          <w:rtl w:val="0"/>
        </w:rPr>
        <w:t xml:space="preserve">PAGINA 2: CESSIONE DEL QUINTO (Pagina Pilastro)</w:t>
      </w:r>
    </w:p>
    <w:p w:rsidR="00000000" w:rsidDel="00000000" w:rsidP="00000000" w:rsidRDefault="00000000" w:rsidRPr="00000000" w14:paraId="00000031">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7zkcim7qika0" w:id="17"/>
      <w:bookmarkEnd w:id="17"/>
      <w:r w:rsidDel="00000000" w:rsidR="00000000" w:rsidRPr="00000000">
        <w:rPr>
          <w:rFonts w:ascii="Roboto" w:cs="Roboto" w:eastAsia="Roboto" w:hAnsi="Roboto"/>
          <w:b w:val="1"/>
          <w:bCs w:val="1"/>
          <w:color w:val="000000"/>
          <w:sz w:val="22"/>
          <w:szCs w:val="22"/>
          <w:rtl w:val="0"/>
        </w:rPr>
        <w:t xml:space="preserve">1. Meta Data</w:t>
      </w:r>
    </w:p>
    <w:p w:rsidR="00000000" w:rsidDel="00000000" w:rsidP="00000000" w:rsidRDefault="00000000" w:rsidRPr="00000000" w14:paraId="00000032">
      <w:pPr>
        <w:numPr>
          <w:ilvl w:val="0"/>
          <w:numId w:val="6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rtl w:val="0"/>
        </w:rPr>
        <w:t xml:space="preserve">Meta Title:</w:t>
      </w:r>
      <w:r w:rsidDel="00000000" w:rsidR="00000000" w:rsidRPr="00000000">
        <w:rPr>
          <w:rFonts w:ascii="Roboto" w:cs="Roboto" w:eastAsia="Roboto" w:hAnsi="Roboto"/>
          <w:sz w:val="24"/>
          <w:szCs w:val="24"/>
          <w:rtl w:val="0"/>
        </w:rPr>
        <w:t xml:space="preserve"> Cos'è la Cessione del Quinto: Guida Completa e Tassi 2026</w:t>
      </w:r>
    </w:p>
    <w:p w:rsidR="00000000" w:rsidDel="00000000" w:rsidP="00000000" w:rsidRDefault="00000000" w:rsidRPr="00000000" w14:paraId="00000033">
      <w:pPr>
        <w:numPr>
          <w:ilvl w:val="0"/>
          <w:numId w:val="6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Meta Description:</w:t>
      </w:r>
      <w:r w:rsidDel="00000000" w:rsidR="00000000" w:rsidRPr="00000000">
        <w:rPr>
          <w:rFonts w:ascii="Roboto" w:cs="Roboto" w:eastAsia="Roboto" w:hAnsi="Roboto"/>
          <w:sz w:val="24"/>
          <w:szCs w:val="24"/>
          <w:rtl w:val="0"/>
        </w:rPr>
        <w:t xml:space="preserve"> Guida definitiva alla Cessione del Quinto. Scopri come funziona per dipendenti e pensionati, i requisiti OAM e come ottenerla anche con segnalazioni CRIF.</w:t>
      </w:r>
    </w:p>
    <w:p w:rsidR="00000000" w:rsidDel="00000000" w:rsidP="00000000" w:rsidRDefault="00000000" w:rsidRPr="00000000" w14:paraId="00000034">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t46g31ppqa94" w:id="18"/>
      <w:bookmarkEnd w:id="18"/>
      <w:r w:rsidDel="00000000" w:rsidR="00000000" w:rsidRPr="00000000">
        <w:rPr>
          <w:rFonts w:ascii="Roboto" w:cs="Roboto" w:eastAsia="Roboto" w:hAnsi="Roboto"/>
          <w:b w:val="1"/>
          <w:bCs w:val="1"/>
          <w:color w:val="000000"/>
          <w:sz w:val="22"/>
          <w:szCs w:val="22"/>
          <w:rtl w:val="0"/>
        </w:rPr>
        <w:t xml:space="preserve">2. Struttura dei Contenuti</w:t>
      </w:r>
    </w:p>
    <w:p w:rsidR="00000000" w:rsidDel="00000000" w:rsidP="00000000" w:rsidRDefault="00000000" w:rsidRPr="00000000" w14:paraId="00000035">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H1: Cessione del Quinto: Il Prestito Garantito, Sostenibile e Unico per Diritto.</w:t>
      </w:r>
    </w:p>
    <w:p w:rsidR="00000000" w:rsidDel="00000000" w:rsidP="00000000" w:rsidRDefault="00000000" w:rsidRPr="00000000" w14:paraId="0000003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 Cessione del Quinto non è un semplice prestito personale, ma un diritto del lavoratore e del pensionato sancito dalla legge italiana (DPR 180/1950). In </w:t>
      </w:r>
      <w:r w:rsidDel="00000000" w:rsidR="00000000" w:rsidRPr="00000000">
        <w:rPr>
          <w:rFonts w:ascii="Roboto" w:cs="Roboto" w:eastAsia="Roboto" w:hAnsi="Roboto"/>
          <w:b w:val="1"/>
          <w:bCs w:val="1"/>
          <w:sz w:val="24"/>
          <w:szCs w:val="24"/>
          <w:rtl w:val="0"/>
        </w:rPr>
        <w:t xml:space="preserve">Biofinance</w:t>
      </w:r>
      <w:r w:rsidDel="00000000" w:rsidR="00000000" w:rsidRPr="00000000">
        <w:rPr>
          <w:rFonts w:ascii="Roboto" w:cs="Roboto" w:eastAsia="Roboto" w:hAnsi="Roboto"/>
          <w:sz w:val="24"/>
          <w:szCs w:val="24"/>
          <w:rtl w:val="0"/>
        </w:rPr>
        <w:t xml:space="preserve">, trasformiamo questo diritto in liquidità immediata, trasparente e sicura.</w:t>
      </w:r>
    </w:p>
    <w:p w:rsidR="00000000" w:rsidDel="00000000" w:rsidP="00000000" w:rsidRDefault="00000000" w:rsidRPr="00000000" w14:paraId="0000003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differenza dei finanziamenti bancari classici, qui la tua garanzia non è il tuo passato creditizio, ma la tua busta paga o la tua pensione.</w:t>
      </w:r>
    </w:p>
    <w:p w:rsidR="00000000" w:rsidDel="00000000" w:rsidP="00000000" w:rsidRDefault="00000000" w:rsidRPr="00000000" w14:paraId="00000038">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H2: Come Funziona la Cessione del Quinto?</w:t>
      </w:r>
    </w:p>
    <w:p w:rsidR="00000000" w:rsidDel="00000000" w:rsidP="00000000" w:rsidRDefault="00000000" w:rsidRPr="00000000" w14:paraId="0000003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Il meccanismo è semplice e progettato per tutelare il tuo bilancio familiare.</w:t>
      </w:r>
    </w:p>
    <w:p w:rsidR="00000000" w:rsidDel="00000000" w:rsidP="00000000" w:rsidRDefault="00000000" w:rsidRPr="00000000" w14:paraId="0000003B">
      <w:pPr>
        <w:numPr>
          <w:ilvl w:val="0"/>
          <w:numId w:val="4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Rata Fissa e Sostenibile:</w:t>
      </w:r>
      <w:r w:rsidDel="00000000" w:rsidR="00000000" w:rsidRPr="00000000">
        <w:rPr>
          <w:rFonts w:ascii="Roboto" w:cs="Roboto" w:eastAsia="Roboto" w:hAnsi="Roboto"/>
          <w:sz w:val="24"/>
          <w:szCs w:val="24"/>
          <w:rtl w:val="0"/>
        </w:rPr>
        <w:t xml:space="preserve"> La rata mensile non può mai superare il </w:t>
      </w:r>
      <w:r w:rsidDel="00000000" w:rsidR="00000000" w:rsidRPr="00000000">
        <w:rPr>
          <w:rFonts w:ascii="Roboto" w:cs="Roboto" w:eastAsia="Roboto" w:hAnsi="Roboto"/>
          <w:b w:val="1"/>
          <w:bCs w:val="1"/>
          <w:sz w:val="24"/>
          <w:szCs w:val="24"/>
          <w:rtl w:val="0"/>
        </w:rPr>
        <w:t xml:space="preserve">20% (un quinto)</w:t>
      </w:r>
      <w:r w:rsidDel="00000000" w:rsidR="00000000" w:rsidRPr="00000000">
        <w:rPr>
          <w:rFonts w:ascii="Roboto" w:cs="Roboto" w:eastAsia="Roboto" w:hAnsi="Roboto"/>
          <w:sz w:val="24"/>
          <w:szCs w:val="24"/>
          <w:rtl w:val="0"/>
        </w:rPr>
        <w:t xml:space="preserve"> del tuo stipendio netto o della tua pensione netta. Questo ti garantisce di avere sempre a disposizione il restante 80% per le tue spese quotidiane.</w:t>
      </w:r>
    </w:p>
    <w:p w:rsidR="00000000" w:rsidDel="00000000" w:rsidP="00000000" w:rsidRDefault="00000000" w:rsidRPr="00000000" w14:paraId="0000003C">
      <w:pPr>
        <w:numPr>
          <w:ilvl w:val="0"/>
          <w:numId w:val="4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Prelievo alla Fonte:</w:t>
      </w:r>
      <w:r w:rsidDel="00000000" w:rsidR="00000000" w:rsidRPr="00000000">
        <w:rPr>
          <w:rFonts w:ascii="Roboto" w:cs="Roboto" w:eastAsia="Roboto" w:hAnsi="Roboto"/>
          <w:sz w:val="24"/>
          <w:szCs w:val="24"/>
          <w:rtl w:val="0"/>
        </w:rPr>
        <w:t xml:space="preserve"> Non devi preoccuparti di bollettini o scadenze. La rata viene trattenuta direttamente dal tuo datore di lavoro o dall'ente pensionistico e versata all'istituto finanziario.</w:t>
      </w:r>
    </w:p>
    <w:p w:rsidR="00000000" w:rsidDel="00000000" w:rsidP="00000000" w:rsidRDefault="00000000" w:rsidRPr="00000000" w14:paraId="0000003D">
      <w:pPr>
        <w:numPr>
          <w:ilvl w:val="0"/>
          <w:numId w:val="4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Durata Flessibile:</w:t>
      </w:r>
      <w:r w:rsidDel="00000000" w:rsidR="00000000" w:rsidRPr="00000000">
        <w:rPr>
          <w:rFonts w:ascii="Roboto" w:cs="Roboto" w:eastAsia="Roboto" w:hAnsi="Roboto"/>
          <w:sz w:val="24"/>
          <w:szCs w:val="24"/>
          <w:rtl w:val="0"/>
        </w:rPr>
        <w:t xml:space="preserve"> Puoi scegliere piani di ammortamento da </w:t>
      </w:r>
      <w:r w:rsidDel="00000000" w:rsidR="00000000" w:rsidRPr="00000000">
        <w:rPr>
          <w:rFonts w:ascii="Roboto" w:cs="Roboto" w:eastAsia="Roboto" w:hAnsi="Roboto"/>
          <w:b w:val="1"/>
          <w:bCs w:val="1"/>
          <w:sz w:val="24"/>
          <w:szCs w:val="24"/>
          <w:rtl w:val="0"/>
        </w:rPr>
        <w:t xml:space="preserve">24 a 120 mesi (10 anni)</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3E">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H2: A chi è rivolta? I 3 Pilastri di Biofinance</w:t>
      </w:r>
    </w:p>
    <w:p w:rsidR="00000000" w:rsidDel="00000000" w:rsidP="00000000" w:rsidRDefault="00000000" w:rsidRPr="00000000" w14:paraId="0000004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Ogni categoria lavorativa ha caratteristiche uniche. In Biofinance non usiamo un approccio "taglia unica", ma ottimizziamo la pratica in base al tuo status:</w:t>
      </w:r>
    </w:p>
    <w:p w:rsidR="00000000" w:rsidDel="00000000" w:rsidP="00000000" w:rsidRDefault="00000000" w:rsidRPr="00000000" w14:paraId="00000041">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H3: 1. Dipendenti Pubblici e Statali</w:t>
      </w:r>
      <w:r w:rsidDel="00000000" w:rsidR="00000000" w:rsidRPr="00000000">
        <w:rPr>
          <w:rFonts w:ascii="Roboto" w:cs="Roboto" w:eastAsia="Roboto" w:hAnsi="Roboto"/>
          <w:sz w:val="24"/>
          <w:szCs w:val="24"/>
          <w:rtl w:val="0"/>
        </w:rPr>
        <w:t xml:space="preserve"> Per dipendenti ministeriali, scolastici (NoiPA) o delle Forze Armate, i tassi sono spesso i più bassi del mercato grazie al basso profilo di rischio garantito dallo Stato.</w:t>
      </w:r>
    </w:p>
    <w:p w:rsidR="00000000" w:rsidDel="00000000" w:rsidP="00000000" w:rsidRDefault="00000000" w:rsidRPr="00000000" w14:paraId="00000042">
      <w:pPr>
        <w:numPr>
          <w:ilvl w:val="0"/>
          <w:numId w:val="77"/>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[Internal Link]: </w:t>
      </w:r>
      <w:r w:rsidDel="00000000" w:rsidR="00000000" w:rsidRPr="00000000">
        <w:rPr>
          <w:rFonts w:ascii="Roboto" w:cs="Roboto" w:eastAsia="Roboto" w:hAnsi="Roboto"/>
          <w:b w:val="1"/>
          <w:bCs w:val="1"/>
          <w:sz w:val="24"/>
          <w:szCs w:val="24"/>
          <w:rtl w:val="0"/>
        </w:rPr>
        <w:t xml:space="preserve">Approfondisci per Dipendenti Statali</w:t>
      </w:r>
    </w:p>
    <w:p w:rsidR="00000000" w:rsidDel="00000000" w:rsidP="00000000" w:rsidRDefault="00000000" w:rsidRPr="00000000" w14:paraId="00000043">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H3: 2. Dipendenti Privati (SRL, SPA, Grandi Aziende)</w:t>
      </w:r>
      <w:r w:rsidDel="00000000" w:rsidR="00000000" w:rsidRPr="00000000">
        <w:rPr>
          <w:rFonts w:ascii="Roboto" w:cs="Roboto" w:eastAsia="Roboto" w:hAnsi="Roboto"/>
          <w:sz w:val="24"/>
          <w:szCs w:val="24"/>
          <w:rtl w:val="0"/>
        </w:rPr>
        <w:t xml:space="preserve"> Lavori in un'azienda privata? Il tuo TFR accantonato funge da garanzia solida. Finanziamo dipendenti di PMI e Grandi Aziende (es. Luxottica, Ferrero) con assunzione a tempo indeterminato.</w:t>
      </w:r>
    </w:p>
    <w:p w:rsidR="00000000" w:rsidDel="00000000" w:rsidP="00000000" w:rsidRDefault="00000000" w:rsidRPr="00000000" w14:paraId="00000044">
      <w:pPr>
        <w:numPr>
          <w:ilvl w:val="0"/>
          <w:numId w:val="76"/>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[Internal Link]: </w:t>
      </w:r>
      <w:r w:rsidDel="00000000" w:rsidR="00000000" w:rsidRPr="00000000">
        <w:rPr>
          <w:rFonts w:ascii="Roboto" w:cs="Roboto" w:eastAsia="Roboto" w:hAnsi="Roboto"/>
          <w:b w:val="1"/>
          <w:bCs w:val="1"/>
          <w:sz w:val="24"/>
          <w:szCs w:val="24"/>
          <w:rtl w:val="0"/>
        </w:rPr>
        <w:t xml:space="preserve">Approfondisci per Dipendenti Privati</w:t>
      </w:r>
    </w:p>
    <w:p w:rsidR="00000000" w:rsidDel="00000000" w:rsidP="00000000" w:rsidRDefault="00000000" w:rsidRPr="00000000" w14:paraId="00000045">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H3: 3. Pensionati INPS ed ex-INPDAP</w:t>
      </w:r>
      <w:r w:rsidDel="00000000" w:rsidR="00000000" w:rsidRPr="00000000">
        <w:rPr>
          <w:rFonts w:ascii="Roboto" w:cs="Roboto" w:eastAsia="Roboto" w:hAnsi="Roboto"/>
          <w:sz w:val="24"/>
          <w:szCs w:val="24"/>
          <w:rtl w:val="0"/>
        </w:rPr>
        <w:t xml:space="preserve"> </w:t>
      </w:r>
      <w:ins w:author="NICHOLAS BIOFINANCE" w:id="1" w:date="2026-02-13T11:55:17Z">
        <w:r w:rsidDel="00000000" w:rsidR="00000000" w:rsidRPr="00000000">
          <w:rPr>
            <w:rFonts w:ascii="Roboto" w:cs="Roboto" w:eastAsia="Roboto" w:hAnsi="Roboto"/>
            <w:sz w:val="24"/>
            <w:szCs w:val="24"/>
            <w:rtl w:val="0"/>
          </w:rPr>
          <w:t xml:space="preserve">Aggiungerei anche gli altri Enti es. ENPAM- Cassa Geometri- ECC ECC</w:t>
        </w:r>
      </w:ins>
      <w:r w:rsidDel="00000000" w:rsidR="00000000" w:rsidRPr="00000000">
        <w:rPr>
          <w:rFonts w:ascii="Roboto" w:cs="Roboto" w:eastAsia="Roboto" w:hAnsi="Roboto"/>
          <w:sz w:val="24"/>
          <w:szCs w:val="24"/>
          <w:rtl w:val="0"/>
        </w:rPr>
        <w:t xml:space="preserve">Grazie alla Convenzione INPS, godi di tassi agevolati e procedure snelle. La quota cedibile viene calcolata direttamente dall'ente, tutelando sempre il "minimo vitale".</w:t>
      </w:r>
    </w:p>
    <w:p w:rsidR="00000000" w:rsidDel="00000000" w:rsidP="00000000" w:rsidRDefault="00000000" w:rsidRPr="00000000" w14:paraId="00000046">
      <w:pPr>
        <w:numPr>
          <w:ilvl w:val="0"/>
          <w:numId w:val="84"/>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[Internal Link]: </w:t>
      </w:r>
      <w:r w:rsidDel="00000000" w:rsidR="00000000" w:rsidRPr="00000000">
        <w:rPr>
          <w:rFonts w:ascii="Roboto" w:cs="Roboto" w:eastAsia="Roboto" w:hAnsi="Roboto"/>
          <w:b w:val="1"/>
          <w:bCs w:val="1"/>
          <w:sz w:val="24"/>
          <w:szCs w:val="24"/>
          <w:rtl w:val="0"/>
        </w:rPr>
        <w:t xml:space="preserve">Approfondisci per Pensionati</w:t>
      </w:r>
    </w:p>
    <w:p w:rsidR="00000000" w:rsidDel="00000000" w:rsidP="00000000" w:rsidRDefault="00000000" w:rsidRPr="00000000" w14:paraId="00000047">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H2: I Vantaggi che la Banca non ti dice</w:t>
      </w:r>
    </w:p>
    <w:p w:rsidR="00000000" w:rsidDel="00000000" w:rsidP="00000000" w:rsidRDefault="00000000" w:rsidRPr="00000000" w14:paraId="0000004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Perché scegliere la Cessione del Quinto rispetto a un prestito personale?</w:t>
      </w:r>
    </w:p>
    <w:p w:rsidR="00000000" w:rsidDel="00000000" w:rsidP="00000000" w:rsidRDefault="00000000" w:rsidRPr="00000000" w14:paraId="0000004A">
      <w:pPr>
        <w:numPr>
          <w:ilvl w:val="0"/>
          <w:numId w:val="6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Accessibile ai "Cattivi Pagatori":</w:t>
      </w:r>
      <w:r w:rsidDel="00000000" w:rsidR="00000000" w:rsidRPr="00000000">
        <w:rPr>
          <w:rFonts w:ascii="Roboto" w:cs="Roboto" w:eastAsia="Roboto" w:hAnsi="Roboto"/>
          <w:sz w:val="24"/>
          <w:szCs w:val="24"/>
          <w:rtl w:val="0"/>
        </w:rPr>
        <w:t xml:space="preserve"> Se sei segnalato in CRIF o hai avuto disguidi finanziari, questo è l'unico prestito che puoi ottenere legalmente. La garanzia è il tuo stipendio, non la tua storia.</w:t>
      </w:r>
    </w:p>
    <w:p w:rsidR="00000000" w:rsidDel="00000000" w:rsidP="00000000" w:rsidRDefault="00000000" w:rsidRPr="00000000" w14:paraId="0000004B">
      <w:pPr>
        <w:numPr>
          <w:ilvl w:val="0"/>
          <w:numId w:val="6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Nessun Giustificativo di Spesa:</w:t>
      </w:r>
      <w:r w:rsidDel="00000000" w:rsidR="00000000" w:rsidRPr="00000000">
        <w:rPr>
          <w:rFonts w:ascii="Roboto" w:cs="Roboto" w:eastAsia="Roboto" w:hAnsi="Roboto"/>
          <w:sz w:val="24"/>
          <w:szCs w:val="24"/>
          <w:rtl w:val="0"/>
        </w:rPr>
        <w:t xml:space="preserve"> Vuoi ristrutturare casa, comprare un'auto o aiutare un figlio? Non devi dirci il motivo. La liquidità è libera.</w:t>
      </w:r>
    </w:p>
    <w:p w:rsidR="00000000" w:rsidDel="00000000" w:rsidP="00000000" w:rsidRDefault="00000000" w:rsidRPr="00000000" w14:paraId="0000004C">
      <w:pPr>
        <w:numPr>
          <w:ilvl w:val="0"/>
          <w:numId w:val="6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Assicurazione Inclusa per Legge:</w:t>
      </w:r>
      <w:r w:rsidDel="00000000" w:rsidR="00000000" w:rsidRPr="00000000">
        <w:rPr>
          <w:rFonts w:ascii="Roboto" w:cs="Roboto" w:eastAsia="Roboto" w:hAnsi="Roboto"/>
          <w:sz w:val="24"/>
          <w:szCs w:val="24"/>
          <w:rtl w:val="0"/>
        </w:rPr>
        <w:t xml:space="preserve"> Ogni contratto include obbligatoriamente polizze Rischio Vita e Rischio Impiego. Sei tutelato tu, ed è tutelata la tua famiglia.</w:t>
      </w:r>
    </w:p>
    <w:p w:rsidR="00000000" w:rsidDel="00000000" w:rsidP="00000000" w:rsidRDefault="00000000" w:rsidRPr="00000000" w14:paraId="0000004D">
      <w:pPr>
        <w:numPr>
          <w:ilvl w:val="0"/>
          <w:numId w:val="6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Possibilità di Rinnovo:</w:t>
      </w:r>
      <w:r w:rsidDel="00000000" w:rsidR="00000000" w:rsidRPr="00000000">
        <w:rPr>
          <w:rFonts w:ascii="Roboto" w:cs="Roboto" w:eastAsia="Roboto" w:hAnsi="Roboto"/>
          <w:sz w:val="24"/>
          <w:szCs w:val="24"/>
          <w:rtl w:val="0"/>
        </w:rPr>
        <w:t xml:space="preserve"> Hai già una Cessione in corso? Se hai pagato il 40% del piano, puoi rinegoziarla per ottenere nuova liquidità.</w:t>
      </w:r>
    </w:p>
    <w:p w:rsidR="00000000" w:rsidDel="00000000" w:rsidP="00000000" w:rsidRDefault="00000000" w:rsidRPr="00000000" w14:paraId="0000004E">
      <w:pPr>
        <w:numPr>
          <w:ilvl w:val="1"/>
          <w:numId w:val="62"/>
        </w:numP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[Internal Link]: </w:t>
      </w:r>
      <w:r w:rsidDel="00000000" w:rsidR="00000000" w:rsidRPr="00000000">
        <w:rPr>
          <w:rFonts w:ascii="Roboto" w:cs="Roboto" w:eastAsia="Roboto" w:hAnsi="Roboto"/>
          <w:b w:val="1"/>
          <w:bCs w:val="1"/>
          <w:sz w:val="24"/>
          <w:szCs w:val="24"/>
          <w:rtl w:val="0"/>
        </w:rPr>
        <w:t xml:space="preserve">Scopri come funziona il Rinnovo</w:t>
      </w:r>
    </w:p>
    <w:p w:rsidR="00000000" w:rsidDel="00000000" w:rsidP="00000000" w:rsidRDefault="00000000" w:rsidRPr="00000000" w14:paraId="0000004F">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H2: Requisiti Minimi per Richiedere il Prestito</w:t>
      </w:r>
    </w:p>
    <w:p w:rsidR="00000000" w:rsidDel="00000000" w:rsidP="00000000" w:rsidRDefault="00000000" w:rsidRPr="00000000" w14:paraId="0000005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 trasparenza è il nostro valore fondante. Ecco cosa serve per accedere:</w:t>
      </w:r>
    </w:p>
    <w:p w:rsidR="00000000" w:rsidDel="00000000" w:rsidP="00000000" w:rsidRDefault="00000000" w:rsidRPr="00000000" w14:paraId="00000052">
      <w:pPr>
        <w:numPr>
          <w:ilvl w:val="0"/>
          <w:numId w:val="2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Età:</w:t>
      </w:r>
      <w:r w:rsidDel="00000000" w:rsidR="00000000" w:rsidRPr="00000000">
        <w:rPr>
          <w:rFonts w:ascii="Roboto" w:cs="Roboto" w:eastAsia="Roboto" w:hAnsi="Roboto"/>
          <w:sz w:val="24"/>
          <w:szCs w:val="24"/>
          <w:rtl w:val="0"/>
        </w:rPr>
        <w:t xml:space="preserve"> Da 18 a 85 anni (a fine piano ammortamento).</w:t>
      </w:r>
    </w:p>
    <w:p w:rsidR="00000000" w:rsidDel="00000000" w:rsidP="00000000" w:rsidRDefault="00000000" w:rsidRPr="00000000" w14:paraId="00000053">
      <w:pPr>
        <w:numPr>
          <w:ilvl w:val="0"/>
          <w:numId w:val="2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Contratto:</w:t>
      </w:r>
      <w:r w:rsidDel="00000000" w:rsidR="00000000" w:rsidRPr="00000000">
        <w:rPr>
          <w:rFonts w:ascii="Roboto" w:cs="Roboto" w:eastAsia="Roboto" w:hAnsi="Roboto"/>
          <w:sz w:val="24"/>
          <w:szCs w:val="24"/>
          <w:rtl w:val="0"/>
        </w:rPr>
        <w:t xml:space="preserve"> Tempo indeterminato (per i dipendenti).</w:t>
      </w:r>
    </w:p>
    <w:p w:rsidR="00000000" w:rsidDel="00000000" w:rsidP="00000000" w:rsidRDefault="00000000" w:rsidRPr="00000000" w14:paraId="00000054">
      <w:pPr>
        <w:numPr>
          <w:ilvl w:val="0"/>
          <w:numId w:val="2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Documenti:</w:t>
      </w:r>
      <w:r w:rsidDel="00000000" w:rsidR="00000000" w:rsidRPr="00000000">
        <w:rPr>
          <w:rFonts w:ascii="Roboto" w:cs="Roboto" w:eastAsia="Roboto" w:hAnsi="Roboto"/>
          <w:sz w:val="24"/>
          <w:szCs w:val="24"/>
          <w:rtl w:val="0"/>
        </w:rPr>
        <w:t xml:space="preserve"> Carta d'identità, Codice Fiscale, Ultimi 2 cedolini/cedolino pensione.</w:t>
      </w:r>
    </w:p>
    <w:p w:rsidR="00000000" w:rsidDel="00000000" w:rsidP="00000000" w:rsidRDefault="00000000" w:rsidRPr="00000000" w14:paraId="00000055">
      <w:pPr>
        <w:numPr>
          <w:ilvl w:val="0"/>
          <w:numId w:val="2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Certificato di Stipendio/Quota Cedibile:</w:t>
      </w:r>
      <w:r w:rsidDel="00000000" w:rsidR="00000000" w:rsidRPr="00000000">
        <w:rPr>
          <w:rFonts w:ascii="Roboto" w:cs="Roboto" w:eastAsia="Roboto" w:hAnsi="Roboto"/>
          <w:sz w:val="24"/>
          <w:szCs w:val="24"/>
          <w:rtl w:val="0"/>
        </w:rPr>
        <w:t xml:space="preserve"> Documento rilasciato dall'amministrazione (ci pensiamo noi a richiederlo).</w:t>
      </w:r>
    </w:p>
    <w:p w:rsidR="00000000" w:rsidDel="00000000" w:rsidP="00000000" w:rsidRDefault="00000000" w:rsidRPr="00000000" w14:paraId="00000056">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H2: Calcola il tuo preventivo senza impegno</w:t>
      </w:r>
    </w:p>
    <w:p w:rsidR="00000000" w:rsidDel="00000000" w:rsidP="00000000" w:rsidRDefault="00000000" w:rsidRPr="00000000" w14:paraId="0000005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Non lasciare che la burocrazia ti spaventi. I nostri consulenti Biofinance gestiscono tutta la pratica, dalla richiesta dei documenti all'erogazione. Vuoi sapere quanto puoi ottenere?</w:t>
      </w:r>
    </w:p>
    <w:p w:rsidR="00000000" w:rsidDel="00000000" w:rsidP="00000000" w:rsidRDefault="00000000" w:rsidRPr="00000000" w14:paraId="00000059">
      <w:pPr>
        <w:numPr>
          <w:ilvl w:val="0"/>
          <w:numId w:val="5"/>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[CTA Button]: </w:t>
      </w:r>
      <w:r w:rsidDel="00000000" w:rsidR="00000000" w:rsidRPr="00000000">
        <w:rPr>
          <w:rFonts w:ascii="Roboto" w:cs="Roboto" w:eastAsia="Roboto" w:hAnsi="Roboto"/>
          <w:b w:val="1"/>
          <w:bCs w:val="1"/>
          <w:sz w:val="24"/>
          <w:szCs w:val="24"/>
          <w:rtl w:val="0"/>
        </w:rPr>
        <w:t xml:space="preserve">CALCOLA LA TUA CESSIONE ORA</w:t>
      </w:r>
    </w:p>
    <w:p w:rsidR="00000000" w:rsidDel="00000000" w:rsidP="00000000" w:rsidRDefault="00000000" w:rsidRPr="00000000" w14:paraId="0000005A">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o6x57jxxbkmp" w:id="19"/>
      <w:bookmarkEnd w:id="19"/>
      <w:r w:rsidDel="00000000" w:rsidR="00000000" w:rsidRPr="00000000">
        <w:rPr>
          <w:rFonts w:ascii="Roboto" w:cs="Roboto" w:eastAsia="Roboto" w:hAnsi="Roboto"/>
          <w:b w:val="1"/>
          <w:bCs w:val="1"/>
          <w:color w:val="000000"/>
          <w:sz w:val="22"/>
          <w:szCs w:val="22"/>
          <w:rtl w:val="0"/>
        </w:rPr>
        <w:t xml:space="preserve">3. FAQ Schema</w:t>
      </w:r>
    </w:p>
    <w:p w:rsidR="00000000" w:rsidDel="00000000" w:rsidP="00000000" w:rsidRDefault="00000000" w:rsidRPr="00000000" w14:paraId="0000005C">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rtl w:val="0"/>
        </w:rPr>
        <w:t xml:space="preserve">Domanda 1: Qual è la differenza tra Cessione del Quinto e Prestito Personale?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Risposta:</w:t>
      </w:r>
      <w:r w:rsidDel="00000000" w:rsidR="00000000" w:rsidRPr="00000000">
        <w:rPr>
          <w:rFonts w:ascii="Roboto" w:cs="Roboto" w:eastAsia="Roboto" w:hAnsi="Roboto"/>
          <w:sz w:val="24"/>
          <w:szCs w:val="24"/>
          <w:rtl w:val="0"/>
        </w:rPr>
        <w:t xml:space="preserve"> La differenza principale sta nella garanzia e nel rimborso. Nel prestito personale la banca valuta il merito creditizio (CRIF) e il pagamento avviene tramite RID bancario. Nella Cessione del Quinto, la garanzia è la busta paga/pensione (quindi accessibile anche a cattivi pagatori) e il pagamento è trattenuto alla fonte dal datore di lavoro, azzerando il rischio di dimenticare una rata.</w:t>
      </w:r>
    </w:p>
    <w:p w:rsidR="00000000" w:rsidDel="00000000" w:rsidP="00000000" w:rsidRDefault="00000000" w:rsidRPr="00000000" w14:paraId="0000005D">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Domanda 2: Cosa succede se perdo il lavoro o cambio azienda?</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Risposta:</w:t>
      </w:r>
      <w:r w:rsidDel="00000000" w:rsidR="00000000" w:rsidRPr="00000000">
        <w:rPr>
          <w:rFonts w:ascii="Roboto" w:cs="Roboto" w:eastAsia="Roboto" w:hAnsi="Roboto"/>
          <w:sz w:val="24"/>
          <w:szCs w:val="24"/>
          <w:rtl w:val="0"/>
        </w:rPr>
        <w:t xml:space="preserve"> In caso di cambio azienda, la Cessione del Quinto viene "trasferita" sul nuovo stipendio (notificando il nuovo datore di lavoro). In caso di licenziamento o perdita del lavoro, il debito viene coperto prelevando dal TFR maturato. Se il TFR non basta, interviene l'assicurazione rischio impiego, che potrebbe poi rivalersi sul debitore una volta rioccupato.</w:t>
      </w:r>
    </w:p>
    <w:p w:rsidR="00000000" w:rsidDel="00000000" w:rsidP="00000000" w:rsidRDefault="00000000" w:rsidRPr="00000000" w14:paraId="0000005E">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Domanda 3: Ho già altri prestiti in corso, posso fare la Cessione?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Risposta:</w:t>
      </w:r>
      <w:r w:rsidDel="00000000" w:rsidR="00000000" w:rsidRPr="00000000">
        <w:rPr>
          <w:rFonts w:ascii="Roboto" w:cs="Roboto" w:eastAsia="Roboto" w:hAnsi="Roboto"/>
          <w:sz w:val="24"/>
          <w:szCs w:val="24"/>
          <w:rtl w:val="0"/>
        </w:rPr>
        <w:t xml:space="preserve"> Sì, la Cessione del Quinto può coesistere con altri prestiti (mutui, prestiti personali) purché la somma delle rate non comprometta la sussistenza. Anzi, spesso viene utilizzata per il "Consolidamento Debiti", chiudendo vecchi finanziamenti costosi per averne uno solo con rata più bassa.</w:t>
      </w:r>
    </w:p>
    <w:p w:rsidR="00000000" w:rsidDel="00000000" w:rsidP="00000000" w:rsidRDefault="00000000" w:rsidRPr="00000000" w14:paraId="0000005F">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0">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1">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rFonts w:ascii="Roboto" w:cs="Roboto" w:eastAsia="Roboto" w:hAnsi="Roboto"/>
          <w:b w:val="1"/>
          <w:bCs w:val="1"/>
          <w:color w:val="000000"/>
          <w:sz w:val="26"/>
          <w:szCs w:val="26"/>
        </w:rPr>
      </w:pPr>
      <w:bookmarkStart w:colFirst="0" w:colLast="0" w:name="_e0ik2p9of5p5" w:id="20"/>
      <w:bookmarkEnd w:id="20"/>
      <w:r w:rsidDel="00000000" w:rsidR="00000000" w:rsidRPr="00000000">
        <w:rPr>
          <w:rFonts w:ascii="Roboto" w:cs="Roboto" w:eastAsia="Roboto" w:hAnsi="Roboto"/>
          <w:b w:val="1"/>
          <w:bCs w:val="1"/>
          <w:color w:val="000000"/>
          <w:sz w:val="26"/>
          <w:szCs w:val="26"/>
          <w:rtl w:val="0"/>
        </w:rPr>
        <w:t xml:space="preserve">PAGINA 3: CALCOLO CESSIONE DEL QUINTO </w:t>
      </w:r>
    </w:p>
    <w:p w:rsidR="00000000" w:rsidDel="00000000" w:rsidP="00000000" w:rsidRDefault="00000000" w:rsidRPr="00000000" w14:paraId="00000063">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4tyz7bmleax4" w:id="21"/>
      <w:bookmarkEnd w:id="21"/>
      <w:r w:rsidDel="00000000" w:rsidR="00000000" w:rsidRPr="00000000">
        <w:rPr>
          <w:rFonts w:ascii="Roboto" w:cs="Roboto" w:eastAsia="Roboto" w:hAnsi="Roboto"/>
          <w:b w:val="1"/>
          <w:bCs w:val="1"/>
          <w:color w:val="000000"/>
          <w:sz w:val="22"/>
          <w:szCs w:val="22"/>
          <w:rtl w:val="0"/>
        </w:rPr>
        <w:t xml:space="preserve">1. Meta Data</w:t>
      </w:r>
    </w:p>
    <w:p w:rsidR="00000000" w:rsidDel="00000000" w:rsidP="00000000" w:rsidRDefault="00000000" w:rsidRPr="00000000" w14:paraId="00000064">
      <w:pPr>
        <w:numPr>
          <w:ilvl w:val="0"/>
          <w:numId w:val="2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rtl w:val="0"/>
        </w:rPr>
        <w:t xml:space="preserve">Meta Title:</w:t>
      </w:r>
      <w:r w:rsidDel="00000000" w:rsidR="00000000" w:rsidRPr="00000000">
        <w:rPr>
          <w:rFonts w:ascii="Roboto" w:cs="Roboto" w:eastAsia="Roboto" w:hAnsi="Roboto"/>
          <w:sz w:val="24"/>
          <w:szCs w:val="24"/>
          <w:rtl w:val="0"/>
        </w:rPr>
        <w:t xml:space="preserve"> Calcolo Cessione del Quinto Online | Simulazione Rata 2026</w:t>
      </w:r>
    </w:p>
    <w:p w:rsidR="00000000" w:rsidDel="00000000" w:rsidP="00000000" w:rsidRDefault="00000000" w:rsidRPr="00000000" w14:paraId="00000065">
      <w:pPr>
        <w:numPr>
          <w:ilvl w:val="0"/>
          <w:numId w:val="2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Meta Description:</w:t>
      </w:r>
      <w:r w:rsidDel="00000000" w:rsidR="00000000" w:rsidRPr="00000000">
        <w:rPr>
          <w:rFonts w:ascii="Roboto" w:cs="Roboto" w:eastAsia="Roboto" w:hAnsi="Roboto"/>
          <w:sz w:val="24"/>
          <w:szCs w:val="24"/>
          <w:rtl w:val="0"/>
        </w:rPr>
        <w:t xml:space="preserve"> Calcola la tua rata in 30 secondi. Simulazione gratuita e anonima per dipendenti e pensionati. Scopri il massimo importo erogabile con Biofinance.</w:t>
      </w:r>
    </w:p>
    <w:p w:rsidR="00000000" w:rsidDel="00000000" w:rsidP="00000000" w:rsidRDefault="00000000" w:rsidRPr="00000000" w14:paraId="00000066">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e1jemlscv8w2" w:id="22"/>
      <w:bookmarkEnd w:id="22"/>
      <w:r w:rsidDel="00000000" w:rsidR="00000000" w:rsidRPr="00000000">
        <w:rPr>
          <w:rFonts w:ascii="Roboto" w:cs="Roboto" w:eastAsia="Roboto" w:hAnsi="Roboto"/>
          <w:b w:val="1"/>
          <w:bCs w:val="1"/>
          <w:color w:val="000000"/>
          <w:sz w:val="22"/>
          <w:szCs w:val="22"/>
          <w:rtl w:val="0"/>
        </w:rPr>
        <w:t xml:space="preserve">2. Struttura dei Contenuti</w:t>
      </w:r>
    </w:p>
    <w:p w:rsidR="00000000" w:rsidDel="00000000" w:rsidP="00000000" w:rsidRDefault="00000000" w:rsidRPr="00000000" w14:paraId="00000067">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H1: Calcolo Cessione del Quinto: Scopri la tua Rata e il Netto Erogato in Tempo Reale.</w:t>
      </w:r>
    </w:p>
    <w:p w:rsidR="00000000" w:rsidDel="00000000" w:rsidP="00000000" w:rsidRDefault="00000000" w:rsidRPr="00000000" w14:paraId="0000006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Benvenuto nel simulatore ufficiale </w:t>
      </w:r>
      <w:r w:rsidDel="00000000" w:rsidR="00000000" w:rsidRPr="00000000">
        <w:rPr>
          <w:rFonts w:ascii="Roboto" w:cs="Roboto" w:eastAsia="Roboto" w:hAnsi="Roboto"/>
          <w:b w:val="1"/>
          <w:bCs w:val="1"/>
          <w:sz w:val="24"/>
          <w:szCs w:val="24"/>
          <w:rtl w:val="0"/>
        </w:rPr>
        <w:t xml:space="preserve">Biofinance</w:t>
      </w:r>
      <w:r w:rsidDel="00000000" w:rsidR="00000000" w:rsidRPr="00000000">
        <w:rPr>
          <w:rFonts w:ascii="Roboto" w:cs="Roboto" w:eastAsia="Roboto" w:hAnsi="Roboto"/>
          <w:sz w:val="24"/>
          <w:szCs w:val="24"/>
          <w:rtl w:val="0"/>
        </w:rPr>
        <w:t xml:space="preserve">. Hai un progetto da realizzare? Inserisci pochi dati essenziali per visualizzare subito un preventivo di massima. Il nostro algoritmo incrocia i tassi delle migliori convenzioni (INPS, NoiPA, Grandi Aziende) per mostrarti la soluzione più conveniente.</w:t>
      </w:r>
    </w:p>
    <w:p w:rsidR="00000000" w:rsidDel="00000000" w:rsidP="00000000" w:rsidRDefault="00000000" w:rsidRPr="00000000" w14:paraId="00000069">
      <w:pP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[SPAZIO PER WIDGET “CALCOLATORE”]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(Qui va inserito il tool con campi: Stipendio Netto, Anni di Età, Tipo Impiego, Importo Desiderato)</w:t>
      </w:r>
    </w:p>
    <w:p w:rsidR="00000000" w:rsidDel="00000000" w:rsidP="00000000" w:rsidRDefault="00000000" w:rsidRPr="00000000" w14:paraId="0000006A">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b w:val="1"/>
          <w:bCs w:val="1"/>
          <w:sz w:val="24"/>
          <w:szCs w:val="24"/>
          <w:rtl w:val="0"/>
        </w:rPr>
        <w:t xml:space="preserve">H2: Come si calcola la Cessione del Quinto? (La Matematica Semplice)</w:t>
      </w:r>
      <w:r w:rsidDel="00000000" w:rsidR="00000000" w:rsidRPr="00000000">
        <w:rPr>
          <w:rFonts w:ascii="Roboto" w:cs="Roboto" w:eastAsia="Roboto" w:hAnsi="Roboto"/>
          <w:sz w:val="24"/>
          <w:szCs w:val="24"/>
          <w:rtl w:val="0"/>
        </w:rPr>
        <w:t xml:space="preserve"> </w:t>
      </w:r>
      <w:r w:rsidDel="00000000" w:rsidR="00000000" w:rsidRPr="00000000">
        <w:rPr>
          <w:rtl w:val="0"/>
        </w:rPr>
      </w:r>
    </w:p>
    <w:p w:rsidR="00000000" w:rsidDel="00000000" w:rsidP="00000000" w:rsidRDefault="00000000" w:rsidRPr="00000000" w14:paraId="0000006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Molti siti ti danno un numero e basta. Noi vogliamo che tu capisca </w:t>
      </w:r>
      <w:r w:rsidDel="00000000" w:rsidR="00000000" w:rsidRPr="00000000">
        <w:rPr>
          <w:rFonts w:ascii="Roboto" w:cs="Roboto" w:eastAsia="Roboto" w:hAnsi="Roboto"/>
          <w:b w:val="1"/>
          <w:bCs w:val="1"/>
          <w:sz w:val="24"/>
          <w:szCs w:val="24"/>
          <w:rtl w:val="0"/>
        </w:rPr>
        <w:t xml:space="preserve">perché</w:t>
      </w:r>
      <w:r w:rsidDel="00000000" w:rsidR="00000000" w:rsidRPr="00000000">
        <w:rPr>
          <w:rFonts w:ascii="Roboto" w:cs="Roboto" w:eastAsia="Roboto" w:hAnsi="Roboto"/>
          <w:sz w:val="24"/>
          <w:szCs w:val="24"/>
          <w:rtl w:val="0"/>
        </w:rPr>
        <w:t xml:space="preserve"> ottieni quel risultato. Il calcolo si basa su 3 fattori chiave che determinano il tuo "Montante" (totale da rimborsare) e il "Netto Ricavo" (soldi in tasca):</w:t>
      </w:r>
    </w:p>
    <w:p w:rsidR="00000000" w:rsidDel="00000000" w:rsidP="00000000" w:rsidRDefault="00000000" w:rsidRPr="00000000" w14:paraId="0000006D">
      <w:pPr>
        <w:numPr>
          <w:ilvl w:val="0"/>
          <w:numId w:val="1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La Regola del 20%:</w:t>
      </w:r>
      <w:r w:rsidDel="00000000" w:rsidR="00000000" w:rsidRPr="00000000">
        <w:rPr>
          <w:rFonts w:ascii="Roboto" w:cs="Roboto" w:eastAsia="Roboto" w:hAnsi="Roboto"/>
          <w:sz w:val="24"/>
          <w:szCs w:val="24"/>
          <w:rtl w:val="0"/>
        </w:rPr>
        <w:t xml:space="preserve"> Prendi il tuo stipendio netto (o pensione) e dividilo per 5. Quella è la tua </w:t>
      </w:r>
      <w:r w:rsidDel="00000000" w:rsidR="00000000" w:rsidRPr="00000000">
        <w:rPr>
          <w:rFonts w:ascii="Roboto" w:cs="Roboto" w:eastAsia="Roboto" w:hAnsi="Roboto"/>
          <w:b w:val="1"/>
          <w:bCs w:val="1"/>
          <w:sz w:val="24"/>
          <w:szCs w:val="24"/>
          <w:rtl w:val="0"/>
        </w:rPr>
        <w:t xml:space="preserve">Rata Massima Sostenibile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6E">
      <w:pPr>
        <w:numPr>
          <w:ilvl w:val="1"/>
          <w:numId w:val="15"/>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Esempio:</w:t>
      </w:r>
      <w:r w:rsidDel="00000000" w:rsidR="00000000" w:rsidRPr="00000000">
        <w:rPr>
          <w:rFonts w:ascii="Roboto" w:cs="Roboto" w:eastAsia="Roboto" w:hAnsi="Roboto"/>
          <w:sz w:val="24"/>
          <w:szCs w:val="24"/>
          <w:rtl w:val="0"/>
        </w:rPr>
        <w:t xml:space="preserve"> Stipendio € 1.500 -&gt; Rata max € 300.</w:t>
      </w:r>
    </w:p>
    <w:p w:rsidR="00000000" w:rsidDel="00000000" w:rsidP="00000000" w:rsidRDefault="00000000" w:rsidRPr="00000000" w14:paraId="0000006F">
      <w:pPr>
        <w:numPr>
          <w:ilvl w:val="0"/>
          <w:numId w:val="1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Il Coefficiente Assicurativo (Età):</w:t>
      </w:r>
      <w:r w:rsidDel="00000000" w:rsidR="00000000" w:rsidRPr="00000000">
        <w:rPr>
          <w:rFonts w:ascii="Roboto" w:cs="Roboto" w:eastAsia="Roboto" w:hAnsi="Roboto"/>
          <w:sz w:val="24"/>
          <w:szCs w:val="24"/>
          <w:rtl w:val="0"/>
        </w:rPr>
        <w:t xml:space="preserve"> Più sei giovane, meno incide il costo dell'assicurazione rischio vita (obbligatoria).</w:t>
      </w:r>
    </w:p>
    <w:p w:rsidR="00000000" w:rsidDel="00000000" w:rsidP="00000000" w:rsidRDefault="00000000" w:rsidRPr="00000000" w14:paraId="00000070">
      <w:pPr>
        <w:numPr>
          <w:ilvl w:val="0"/>
          <w:numId w:val="1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L'Azienda (TFR):</w:t>
      </w:r>
      <w:r w:rsidDel="00000000" w:rsidR="00000000" w:rsidRPr="00000000">
        <w:rPr>
          <w:rFonts w:ascii="Roboto" w:cs="Roboto" w:eastAsia="Roboto" w:hAnsi="Roboto"/>
          <w:sz w:val="24"/>
          <w:szCs w:val="24"/>
          <w:rtl w:val="0"/>
        </w:rPr>
        <w:t xml:space="preserve"> Se sei un dipendente privato, il TFR accantonato in azienda funge da garanzia, permettendoci di offrirti tassi più aggressivi rispetto alla media di mercato.</w:t>
      </w:r>
    </w:p>
    <w:p w:rsidR="00000000" w:rsidDel="00000000" w:rsidP="00000000" w:rsidRDefault="00000000" w:rsidRPr="00000000" w14:paraId="00000071">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H2: Simulazione vs Preventivo Reale: Qual è la differenza?</w:t>
      </w:r>
    </w:p>
    <w:p w:rsidR="00000000" w:rsidDel="00000000" w:rsidP="00000000" w:rsidRDefault="00000000" w:rsidRPr="00000000" w14:paraId="0000007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Il calcolatore online ti offre una stima molto precisa, ma il </w:t>
      </w:r>
      <w:r w:rsidDel="00000000" w:rsidR="00000000" w:rsidRPr="00000000">
        <w:rPr>
          <w:rFonts w:ascii="Roboto" w:cs="Roboto" w:eastAsia="Roboto" w:hAnsi="Roboto"/>
          <w:b w:val="1"/>
          <w:bCs w:val="1"/>
          <w:sz w:val="24"/>
          <w:szCs w:val="24"/>
          <w:rtl w:val="0"/>
        </w:rPr>
        <w:t xml:space="preserve">tocco umano di un consulente Biofinance</w:t>
      </w:r>
      <w:r w:rsidDel="00000000" w:rsidR="00000000" w:rsidRPr="00000000">
        <w:rPr>
          <w:rFonts w:ascii="Roboto" w:cs="Roboto" w:eastAsia="Roboto" w:hAnsi="Roboto"/>
          <w:sz w:val="24"/>
          <w:szCs w:val="24"/>
          <w:rtl w:val="0"/>
        </w:rPr>
        <w:t xml:space="preserve"> può fare la differenza tra un "buon prestito" e il "miglior prestito". Ecco perché:</w:t>
      </w:r>
    </w:p>
    <w:p w:rsidR="00000000" w:rsidDel="00000000" w:rsidP="00000000" w:rsidRDefault="00000000" w:rsidRPr="00000000" w14:paraId="00000074">
      <w:pPr>
        <w:numPr>
          <w:ilvl w:val="0"/>
          <w:numId w:val="1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Convenzioni "Nascoste":</w:t>
      </w:r>
      <w:r w:rsidDel="00000000" w:rsidR="00000000" w:rsidRPr="00000000">
        <w:rPr>
          <w:rFonts w:ascii="Roboto" w:cs="Roboto" w:eastAsia="Roboto" w:hAnsi="Roboto"/>
          <w:sz w:val="24"/>
          <w:szCs w:val="24"/>
          <w:rtl w:val="0"/>
        </w:rPr>
        <w:t xml:space="preserve"> Alcuni accordi (es. per Ministeri specifici o aziende partner come Ferrovie o Poste) non sono pubblici nel calcolatore generico ma possono abbattere ulteriormente il TAEG.</w:t>
      </w:r>
    </w:p>
    <w:p w:rsidR="00000000" w:rsidDel="00000000" w:rsidP="00000000" w:rsidRDefault="00000000" w:rsidRPr="00000000" w14:paraId="00000075">
      <w:pPr>
        <w:numPr>
          <w:ilvl w:val="0"/>
          <w:numId w:val="1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Valutazione Anzianità:</w:t>
      </w:r>
      <w:r w:rsidDel="00000000" w:rsidR="00000000" w:rsidRPr="00000000">
        <w:rPr>
          <w:rFonts w:ascii="Roboto" w:cs="Roboto" w:eastAsia="Roboto" w:hAnsi="Roboto"/>
          <w:sz w:val="24"/>
          <w:szCs w:val="24"/>
          <w:rtl w:val="0"/>
        </w:rPr>
        <w:t xml:space="preserve"> Se hai molta anzianità di servizio, possiamo spingere per ottenere liquidità extra che il software standard potrebbe non calcolare.</w:t>
      </w:r>
    </w:p>
    <w:p w:rsidR="00000000" w:rsidDel="00000000" w:rsidP="00000000" w:rsidRDefault="00000000" w:rsidRPr="00000000" w14:paraId="00000076">
      <w:pPr>
        <w:numPr>
          <w:ilvl w:val="0"/>
          <w:numId w:val="1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Gestione Pignoramenti:</w:t>
      </w:r>
      <w:r w:rsidDel="00000000" w:rsidR="00000000" w:rsidRPr="00000000">
        <w:rPr>
          <w:rFonts w:ascii="Roboto" w:cs="Roboto" w:eastAsia="Roboto" w:hAnsi="Roboto"/>
          <w:sz w:val="24"/>
          <w:szCs w:val="24"/>
          <w:rtl w:val="0"/>
        </w:rPr>
        <w:t xml:space="preserve"> Se hai già un pignoramento in busta paga, il calcolatore potrebbe bloccarti. Un nostro consulente, invece, può valutare la rinegoziazione o la coesistenza delle trattenute.</w:t>
      </w:r>
    </w:p>
    <w:p w:rsidR="00000000" w:rsidDel="00000000" w:rsidP="00000000" w:rsidRDefault="00000000" w:rsidRPr="00000000" w14:paraId="00000077">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b w:val="1"/>
          <w:bCs w:val="1"/>
          <w:sz w:val="24"/>
          <w:szCs w:val="24"/>
          <w:rtl w:val="0"/>
        </w:rPr>
        <w:t xml:space="preserve">H2: Esempio Pratico di Finanziamento (Aggiornato 2026)</w:t>
      </w:r>
      <w:r w:rsidDel="00000000" w:rsidR="00000000" w:rsidRPr="00000000">
        <w:rPr>
          <w:rFonts w:ascii="Roboto" w:cs="Roboto" w:eastAsia="Roboto" w:hAnsi="Roboto"/>
          <w:sz w:val="24"/>
          <w:szCs w:val="24"/>
          <w:rtl w:val="0"/>
        </w:rPr>
        <w:t xml:space="preserve"> </w:t>
      </w:r>
      <w:ins w:author="NICHOLAS BIOFINANCE" w:id="2" w:date="2026-02-13T11:57:12Z">
        <w:r w:rsidDel="00000000" w:rsidR="00000000" w:rsidRPr="00000000">
          <w:rPr>
            <w:rFonts w:ascii="Roboto" w:cs="Roboto" w:eastAsia="Roboto" w:hAnsi="Roboto"/>
            <w:sz w:val="24"/>
            <w:szCs w:val="24"/>
            <w:rtl w:val="0"/>
          </w:rPr>
          <w:t xml:space="preserve">QUESTO NON POSSIAMO METTERLO DEVE ESSERE APPROVATO DALLA </w:t>
        </w:r>
        <w:r w:rsidDel="00000000" w:rsidR="00000000" w:rsidRPr="00000000">
          <w:rPr>
            <w:rFonts w:ascii="Roboto" w:cs="Roboto" w:eastAsia="Roboto" w:hAnsi="Roboto"/>
            <w:sz w:val="24"/>
            <w:szCs w:val="24"/>
            <w:rtl w:val="0"/>
            <w:rPrChange w:author="NICHOLAS BIOFINANCE" w:id="3" w:date="2026-02-13T11:57:12Z">
              <w:rPr>
                <w:rFonts w:ascii="Roboto" w:cs="Roboto" w:eastAsia="Roboto" w:hAnsi="Roboto"/>
                <w:sz w:val="24"/>
                <w:szCs w:val="24"/>
              </w:rPr>
            </w:rPrChange>
          </w:rPr>
          <w:t xml:space="preserve">COMPLIANCE</w:t>
        </w:r>
      </w:ins>
      <w:r w:rsidDel="00000000" w:rsidR="00000000" w:rsidRPr="00000000">
        <w:rPr>
          <w:rtl w:val="0"/>
        </w:rPr>
      </w:r>
    </w:p>
    <w:p w:rsidR="00000000" w:rsidDel="00000000" w:rsidP="00000000" w:rsidRDefault="00000000" w:rsidRPr="00000000" w14:paraId="0000007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Ecco una simulazione media per un dipendente statale di 45 anni con stipendio di € 1.600:</w:t>
      </w:r>
    </w:p>
    <w:p w:rsidR="00000000" w:rsidDel="00000000" w:rsidP="00000000" w:rsidRDefault="00000000" w:rsidRPr="00000000" w14:paraId="0000007A">
      <w:pPr>
        <w:numPr>
          <w:ilvl w:val="0"/>
          <w:numId w:val="4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Rata Mensile:</w:t>
      </w:r>
      <w:r w:rsidDel="00000000" w:rsidR="00000000" w:rsidRPr="00000000">
        <w:rPr>
          <w:rFonts w:ascii="Roboto" w:cs="Roboto" w:eastAsia="Roboto" w:hAnsi="Roboto"/>
          <w:sz w:val="24"/>
          <w:szCs w:val="24"/>
          <w:rtl w:val="0"/>
        </w:rPr>
        <w:t xml:space="preserve"> € 320 (1/5 dello stipendio)</w:t>
      </w:r>
    </w:p>
    <w:p w:rsidR="00000000" w:rsidDel="00000000" w:rsidP="00000000" w:rsidRDefault="00000000" w:rsidRPr="00000000" w14:paraId="0000007B">
      <w:pPr>
        <w:numPr>
          <w:ilvl w:val="0"/>
          <w:numId w:val="4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Durata:</w:t>
      </w:r>
      <w:r w:rsidDel="00000000" w:rsidR="00000000" w:rsidRPr="00000000">
        <w:rPr>
          <w:rFonts w:ascii="Roboto" w:cs="Roboto" w:eastAsia="Roboto" w:hAnsi="Roboto"/>
          <w:sz w:val="24"/>
          <w:szCs w:val="24"/>
          <w:rtl w:val="0"/>
        </w:rPr>
        <w:t xml:space="preserve"> 120 Mesi (10 anni)</w:t>
      </w:r>
    </w:p>
    <w:p w:rsidR="00000000" w:rsidDel="00000000" w:rsidP="00000000" w:rsidRDefault="00000000" w:rsidRPr="00000000" w14:paraId="0000007C">
      <w:pPr>
        <w:numPr>
          <w:ilvl w:val="0"/>
          <w:numId w:val="4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Montante Lordo:</w:t>
      </w:r>
      <w:r w:rsidDel="00000000" w:rsidR="00000000" w:rsidRPr="00000000">
        <w:rPr>
          <w:rFonts w:ascii="Roboto" w:cs="Roboto" w:eastAsia="Roboto" w:hAnsi="Roboto"/>
          <w:sz w:val="24"/>
          <w:szCs w:val="24"/>
          <w:rtl w:val="0"/>
        </w:rPr>
        <w:t xml:space="preserve"> € 38.400</w:t>
      </w:r>
    </w:p>
    <w:p w:rsidR="00000000" w:rsidDel="00000000" w:rsidP="00000000" w:rsidRDefault="00000000" w:rsidRPr="00000000" w14:paraId="0000007D">
      <w:pPr>
        <w:numPr>
          <w:ilvl w:val="0"/>
          <w:numId w:val="4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Netto Erogato (Stima):</w:t>
      </w:r>
      <w:r w:rsidDel="00000000" w:rsidR="00000000" w:rsidRPr="00000000">
        <w:rPr>
          <w:rFonts w:ascii="Roboto" w:cs="Roboto" w:eastAsia="Roboto" w:hAnsi="Roboto"/>
          <w:sz w:val="24"/>
          <w:szCs w:val="24"/>
          <w:rtl w:val="0"/>
        </w:rPr>
        <w:t xml:space="preserve"> € 29.000 - € 31.000*</w:t>
      </w:r>
    </w:p>
    <w:p w:rsidR="00000000" w:rsidDel="00000000" w:rsidP="00000000" w:rsidRDefault="00000000" w:rsidRPr="00000000" w14:paraId="0000007E">
      <w:pPr>
        <w:numPr>
          <w:ilvl w:val="0"/>
          <w:numId w:val="4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Nota:</w:t>
      </w:r>
      <w:r w:rsidDel="00000000" w:rsidR="00000000" w:rsidRPr="00000000">
        <w:rPr>
          <w:rFonts w:ascii="Roboto" w:cs="Roboto" w:eastAsia="Roboto" w:hAnsi="Roboto"/>
          <w:sz w:val="24"/>
          <w:szCs w:val="24"/>
          <w:rtl w:val="0"/>
        </w:rPr>
        <w:t xml:space="preserve"> L'importo varia in base ai tassi vigenti (TAN/TAEG) e ai costi accessori azzerabili con le promozioni Biofinance.</w:t>
      </w:r>
    </w:p>
    <w:p w:rsidR="00000000" w:rsidDel="00000000" w:rsidP="00000000" w:rsidRDefault="00000000" w:rsidRPr="00000000" w14:paraId="0000007F">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H2: Vuoi più liquidità? Scopri la "Doppia Cessione"</w:t>
      </w:r>
    </w:p>
    <w:p w:rsidR="00000000" w:rsidDel="00000000" w:rsidP="00000000" w:rsidRDefault="00000000" w:rsidRPr="00000000" w14:paraId="0000008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 il calcolo della Cessione del Quinto non soddisfa la cifra di cui hai bisogno, ricorda che i Dipendenti (non i pensionati) possono accedere alla </w:t>
      </w:r>
      <w:r w:rsidDel="00000000" w:rsidR="00000000" w:rsidRPr="00000000">
        <w:rPr>
          <w:rFonts w:ascii="Roboto" w:cs="Roboto" w:eastAsia="Roboto" w:hAnsi="Roboto"/>
          <w:b w:val="1"/>
          <w:bCs w:val="1"/>
          <w:sz w:val="24"/>
          <w:szCs w:val="24"/>
          <w:rtl w:val="0"/>
        </w:rPr>
        <w:t xml:space="preserve">Delegazione di Pagamento</w:t>
      </w:r>
      <w:r w:rsidDel="00000000" w:rsidR="00000000" w:rsidRPr="00000000">
        <w:rPr>
          <w:rFonts w:ascii="Roboto" w:cs="Roboto" w:eastAsia="Roboto" w:hAnsi="Roboto"/>
          <w:sz w:val="24"/>
          <w:szCs w:val="24"/>
          <w:rtl w:val="0"/>
        </w:rPr>
        <w:t xml:space="preserve">. Questo ti permette di impegnare un </w:t>
      </w:r>
      <w:r w:rsidDel="00000000" w:rsidR="00000000" w:rsidRPr="00000000">
        <w:rPr>
          <w:rFonts w:ascii="Roboto" w:cs="Roboto" w:eastAsia="Roboto" w:hAnsi="Roboto"/>
          <w:b w:val="1"/>
          <w:bCs w:val="1"/>
          <w:sz w:val="24"/>
          <w:szCs w:val="24"/>
          <w:rtl w:val="0"/>
        </w:rPr>
        <w:t xml:space="preserve">secondo 20%</w:t>
      </w:r>
      <w:r w:rsidDel="00000000" w:rsidR="00000000" w:rsidRPr="00000000">
        <w:rPr>
          <w:rFonts w:ascii="Roboto" w:cs="Roboto" w:eastAsia="Roboto" w:hAnsi="Roboto"/>
          <w:sz w:val="24"/>
          <w:szCs w:val="24"/>
          <w:rtl w:val="0"/>
        </w:rPr>
        <w:t xml:space="preserve"> dello stipendio, portando la trattenuta massima al 40% (2/5) e raddoppiando la liquidità ottenibile.</w:t>
      </w:r>
    </w:p>
    <w:p w:rsidR="00000000" w:rsidDel="00000000" w:rsidP="00000000" w:rsidRDefault="00000000" w:rsidRPr="00000000" w14:paraId="00000082">
      <w:pPr>
        <w:numPr>
          <w:ilvl w:val="0"/>
          <w:numId w:val="61"/>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[CTA Button]: </w:t>
      </w:r>
      <w:r w:rsidDel="00000000" w:rsidR="00000000" w:rsidRPr="00000000">
        <w:rPr>
          <w:rFonts w:ascii="Roboto" w:cs="Roboto" w:eastAsia="Roboto" w:hAnsi="Roboto"/>
          <w:b w:val="1"/>
          <w:bCs w:val="1"/>
          <w:sz w:val="24"/>
          <w:szCs w:val="24"/>
          <w:rtl w:val="0"/>
        </w:rPr>
        <w:t xml:space="preserve">Richiedi Analisi Fattibilità Delega</w:t>
      </w:r>
    </w:p>
    <w:p w:rsidR="00000000" w:rsidDel="00000000" w:rsidP="00000000" w:rsidRDefault="00000000" w:rsidRPr="00000000" w14:paraId="00000083">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Blocca il Tasso Oggi</w:t>
      </w:r>
      <w:r w:rsidDel="00000000" w:rsidR="00000000" w:rsidRPr="00000000">
        <w:rPr>
          <w:rFonts w:ascii="Roboto" w:cs="Roboto" w:eastAsia="Roboto" w:hAnsi="Roboto"/>
          <w:sz w:val="24"/>
          <w:szCs w:val="24"/>
          <w:rtl w:val="0"/>
        </w:rPr>
        <w:t xml:space="preserve"> I tassi finanziari fluttuano. Richiedendo un contatto oggi, "congeli" le condizioni attuali per la tua istruttoria gratuita.</w:t>
      </w:r>
    </w:p>
    <w:p w:rsidR="00000000" w:rsidDel="00000000" w:rsidP="00000000" w:rsidRDefault="00000000" w:rsidRPr="00000000" w14:paraId="00000085">
      <w:pPr>
        <w:numPr>
          <w:ilvl w:val="0"/>
          <w:numId w:val="33"/>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[CTA Button Grande]: </w:t>
      </w:r>
      <w:r w:rsidDel="00000000" w:rsidR="00000000" w:rsidRPr="00000000">
        <w:rPr>
          <w:rFonts w:ascii="Roboto" w:cs="Roboto" w:eastAsia="Roboto" w:hAnsi="Roboto"/>
          <w:b w:val="1"/>
          <w:bCs w:val="1"/>
          <w:sz w:val="24"/>
          <w:szCs w:val="24"/>
          <w:rtl w:val="0"/>
        </w:rPr>
        <w:t xml:space="preserve">INVIA LA RICHIESTA SENZA IMPEGNO</w:t>
      </w:r>
    </w:p>
    <w:p w:rsidR="00000000" w:rsidDel="00000000" w:rsidP="00000000" w:rsidRDefault="00000000" w:rsidRPr="00000000" w14:paraId="00000086">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vytwb39d33ey" w:id="23"/>
      <w:bookmarkEnd w:id="23"/>
      <w:r w:rsidDel="00000000" w:rsidR="00000000" w:rsidRPr="00000000">
        <w:rPr>
          <w:rFonts w:ascii="Roboto" w:cs="Roboto" w:eastAsia="Roboto" w:hAnsi="Roboto"/>
          <w:b w:val="1"/>
          <w:bCs w:val="1"/>
          <w:color w:val="000000"/>
          <w:sz w:val="22"/>
          <w:szCs w:val="22"/>
          <w:rtl w:val="0"/>
        </w:rPr>
        <w:t xml:space="preserve">3. FAQ Schema </w:t>
      </w:r>
    </w:p>
    <w:p w:rsidR="00000000" w:rsidDel="00000000" w:rsidP="00000000" w:rsidRDefault="00000000" w:rsidRPr="00000000" w14:paraId="00000088">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rtl w:val="0"/>
        </w:rPr>
        <w:t xml:space="preserve">Domanda 1: Il calcolo online della Cessione del Quinto è vincolante?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Risposta:</w:t>
      </w:r>
      <w:r w:rsidDel="00000000" w:rsidR="00000000" w:rsidRPr="00000000">
        <w:rPr>
          <w:rFonts w:ascii="Roboto" w:cs="Roboto" w:eastAsia="Roboto" w:hAnsi="Roboto"/>
          <w:sz w:val="24"/>
          <w:szCs w:val="24"/>
          <w:rtl w:val="0"/>
        </w:rPr>
        <w:t xml:space="preserve"> No, la simulazione online su Biofinance è puramente indicativa e non costituisce un vincolo contrattuale. Serve per darti un'idea chiara della rata sostenibile. Il preventivo definitivo (modulo SECCI) verrà fornito gratuitamente dal consulente dopo aver verificato i documenti.</w:t>
      </w:r>
    </w:p>
    <w:p w:rsidR="00000000" w:rsidDel="00000000" w:rsidP="00000000" w:rsidRDefault="00000000" w:rsidRPr="00000000" w14:paraId="00000089">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Domanda 2: Quanto tempo ci vuole per ricevere i soldi dopo il calcolo?</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Risposta:</w:t>
      </w:r>
      <w:r w:rsidDel="00000000" w:rsidR="00000000" w:rsidRPr="00000000">
        <w:rPr>
          <w:rFonts w:ascii="Roboto" w:cs="Roboto" w:eastAsia="Roboto" w:hAnsi="Roboto"/>
          <w:sz w:val="24"/>
          <w:szCs w:val="24"/>
          <w:rtl w:val="0"/>
        </w:rPr>
        <w:t xml:space="preserve"> Una volta accettato il preventivo, i tempi medi di erogazione variano dai 7 ai 15 giorni lavorativi, a seconda della velocità dell'amministrazione (azienda o ente pensionistico) nel rilasciare il benestare. Biofinance offre possibilità di acconto immediato in casi specifici.</w:t>
      </w:r>
    </w:p>
    <w:p w:rsidR="00000000" w:rsidDel="00000000" w:rsidP="00000000" w:rsidRDefault="00000000" w:rsidRPr="00000000" w14:paraId="0000008A">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Domanda 3: Posso chiedere la Cessione del Quinto se ho un contratto a tempo determinato?</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Risposta:</w:t>
      </w:r>
      <w:r w:rsidDel="00000000" w:rsidR="00000000" w:rsidRPr="00000000">
        <w:rPr>
          <w:rFonts w:ascii="Roboto" w:cs="Roboto" w:eastAsia="Roboto" w:hAnsi="Roboto"/>
          <w:sz w:val="24"/>
          <w:szCs w:val="24"/>
          <w:rtl w:val="0"/>
        </w:rPr>
        <w:t xml:space="preserve"> Generalmente la Cessione del Quinto richiede un contratto a tempo indeterminato. Tuttavia, se il contratto determinato ha una durata residua sufficiente a coprire il piano di ammortamento (es. finanziamento di 2 anni su contratto che scade tra 3 anni), è possibile valutare la pratica.</w:t>
      </w:r>
    </w:p>
    <w:p w:rsidR="00000000" w:rsidDel="00000000" w:rsidP="00000000" w:rsidRDefault="00000000" w:rsidRPr="00000000" w14:paraId="0000008B">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C">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D">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E">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rFonts w:ascii="Roboto" w:cs="Roboto" w:eastAsia="Roboto" w:hAnsi="Roboto"/>
          <w:b w:val="1"/>
          <w:bCs w:val="1"/>
          <w:color w:val="000000"/>
          <w:sz w:val="26"/>
          <w:szCs w:val="26"/>
        </w:rPr>
      </w:pPr>
      <w:bookmarkStart w:colFirst="0" w:colLast="0" w:name="_fw5pbt4ew6ac" w:id="24"/>
      <w:bookmarkEnd w:id="24"/>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rFonts w:ascii="Roboto" w:cs="Roboto" w:eastAsia="Roboto" w:hAnsi="Roboto"/>
          <w:b w:val="1"/>
          <w:bCs w:val="1"/>
          <w:color w:val="000000"/>
          <w:sz w:val="26"/>
          <w:szCs w:val="26"/>
        </w:rPr>
      </w:pPr>
      <w:bookmarkStart w:colFirst="0" w:colLast="0" w:name="_fwocs0y2986w" w:id="25"/>
      <w:bookmarkEnd w:id="25"/>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rFonts w:ascii="Roboto" w:cs="Roboto" w:eastAsia="Roboto" w:hAnsi="Roboto"/>
          <w:b w:val="1"/>
          <w:bCs w:val="1"/>
          <w:color w:val="000000"/>
          <w:sz w:val="26"/>
          <w:szCs w:val="26"/>
        </w:rPr>
      </w:pPr>
      <w:bookmarkStart w:colFirst="0" w:colLast="0" w:name="_crwh35o96pqm" w:id="26"/>
      <w:bookmarkEnd w:id="26"/>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rFonts w:ascii="Roboto" w:cs="Roboto" w:eastAsia="Roboto" w:hAnsi="Roboto"/>
          <w:b w:val="1"/>
          <w:bCs w:val="1"/>
          <w:color w:val="000000"/>
          <w:sz w:val="26"/>
          <w:szCs w:val="26"/>
        </w:rPr>
      </w:pPr>
      <w:bookmarkStart w:colFirst="0" w:colLast="0" w:name="_d6wh0vecp9f" w:id="27"/>
      <w:bookmarkEnd w:id="27"/>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rFonts w:ascii="Roboto" w:cs="Roboto" w:eastAsia="Roboto" w:hAnsi="Roboto"/>
          <w:b w:val="1"/>
          <w:bCs w:val="1"/>
          <w:color w:val="000000"/>
          <w:sz w:val="26"/>
          <w:szCs w:val="26"/>
        </w:rPr>
      </w:pPr>
      <w:bookmarkStart w:colFirst="0" w:colLast="0" w:name="_gkwsgvz2gcff" w:id="28"/>
      <w:bookmarkEnd w:id="28"/>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rFonts w:ascii="Roboto" w:cs="Roboto" w:eastAsia="Roboto" w:hAnsi="Roboto"/>
          <w:b w:val="1"/>
          <w:bCs w:val="1"/>
          <w:color w:val="000000"/>
          <w:sz w:val="26"/>
          <w:szCs w:val="26"/>
        </w:rPr>
      </w:pPr>
      <w:bookmarkStart w:colFirst="0" w:colLast="0" w:name="_ayer1hgg1ksi" w:id="29"/>
      <w:bookmarkEnd w:id="29"/>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rFonts w:ascii="Roboto" w:cs="Roboto" w:eastAsia="Roboto" w:hAnsi="Roboto"/>
          <w:b w:val="1"/>
          <w:bCs w:val="1"/>
          <w:color w:val="000000"/>
          <w:sz w:val="26"/>
          <w:szCs w:val="26"/>
        </w:rPr>
      </w:pPr>
      <w:bookmarkStart w:colFirst="0" w:colLast="0" w:name="_avg3plw69zfy" w:id="30"/>
      <w:bookmarkEnd w:id="30"/>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rFonts w:ascii="Roboto" w:cs="Roboto" w:eastAsia="Roboto" w:hAnsi="Roboto"/>
          <w:b w:val="1"/>
          <w:bCs w:val="1"/>
          <w:color w:val="000000"/>
          <w:sz w:val="26"/>
          <w:szCs w:val="26"/>
        </w:rPr>
      </w:pPr>
      <w:bookmarkStart w:colFirst="0" w:colLast="0" w:name="_21q3a2p3wj62" w:id="31"/>
      <w:bookmarkEnd w:id="31"/>
      <w:r w:rsidDel="00000000" w:rsidR="00000000" w:rsidRPr="00000000">
        <w:rPr>
          <w:rFonts w:ascii="Roboto" w:cs="Roboto" w:eastAsia="Roboto" w:hAnsi="Roboto"/>
          <w:b w:val="1"/>
          <w:bCs w:val="1"/>
          <w:color w:val="000000"/>
          <w:sz w:val="26"/>
          <w:szCs w:val="26"/>
          <w:rtl w:val="0"/>
        </w:rPr>
        <w:t xml:space="preserve">PAGINA 4: RINNOVO CESSIONE DEL QUINTO </w:t>
      </w:r>
    </w:p>
    <w:p w:rsidR="00000000" w:rsidDel="00000000" w:rsidP="00000000" w:rsidRDefault="00000000" w:rsidRPr="00000000" w14:paraId="00000097">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sotyng1bd6dp" w:id="32"/>
      <w:bookmarkEnd w:id="32"/>
      <w:r w:rsidDel="00000000" w:rsidR="00000000" w:rsidRPr="00000000">
        <w:rPr>
          <w:rFonts w:ascii="Roboto" w:cs="Roboto" w:eastAsia="Roboto" w:hAnsi="Roboto"/>
          <w:b w:val="1"/>
          <w:bCs w:val="1"/>
          <w:color w:val="000000"/>
          <w:sz w:val="22"/>
          <w:szCs w:val="22"/>
          <w:rtl w:val="0"/>
        </w:rPr>
        <w:t xml:space="preserve">1. Meta Data</w:t>
      </w:r>
    </w:p>
    <w:p w:rsidR="00000000" w:rsidDel="00000000" w:rsidP="00000000" w:rsidRDefault="00000000" w:rsidRPr="00000000" w14:paraId="00000098">
      <w:pPr>
        <w:numPr>
          <w:ilvl w:val="0"/>
          <w:numId w:val="5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rtl w:val="0"/>
        </w:rPr>
        <w:t xml:space="preserve">Meta Title:</w:t>
      </w:r>
      <w:r w:rsidDel="00000000" w:rsidR="00000000" w:rsidRPr="00000000">
        <w:rPr>
          <w:rFonts w:ascii="Roboto" w:cs="Roboto" w:eastAsia="Roboto" w:hAnsi="Roboto"/>
          <w:sz w:val="24"/>
          <w:szCs w:val="24"/>
          <w:rtl w:val="0"/>
        </w:rPr>
        <w:t xml:space="preserve"> Rinnovo Cessione del Quinto: Calcolo e Requisiti 2026</w:t>
      </w:r>
    </w:p>
    <w:p w:rsidR="00000000" w:rsidDel="00000000" w:rsidP="00000000" w:rsidRDefault="00000000" w:rsidRPr="00000000" w14:paraId="00000099">
      <w:pPr>
        <w:numPr>
          <w:ilvl w:val="0"/>
          <w:numId w:val="5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Meta Description:</w:t>
      </w:r>
      <w:r w:rsidDel="00000000" w:rsidR="00000000" w:rsidRPr="00000000">
        <w:rPr>
          <w:rFonts w:ascii="Roboto" w:cs="Roboto" w:eastAsia="Roboto" w:hAnsi="Roboto"/>
          <w:sz w:val="24"/>
          <w:szCs w:val="24"/>
          <w:rtl w:val="0"/>
        </w:rPr>
        <w:t xml:space="preserve"> Hai già una Cessione in corso? Scopri quando puoi rinnovarla per ottenere nuova liquidità. Verifica gratuita del conteggio estintivo e recupero interessi.</w:t>
      </w:r>
    </w:p>
    <w:p w:rsidR="00000000" w:rsidDel="00000000" w:rsidP="00000000" w:rsidRDefault="00000000" w:rsidRPr="00000000" w14:paraId="0000009A">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wje3fvtj476w" w:id="33"/>
      <w:bookmarkEnd w:id="33"/>
      <w:r w:rsidDel="00000000" w:rsidR="00000000" w:rsidRPr="00000000">
        <w:rPr>
          <w:rFonts w:ascii="Roboto" w:cs="Roboto" w:eastAsia="Roboto" w:hAnsi="Roboto"/>
          <w:b w:val="1"/>
          <w:bCs w:val="1"/>
          <w:color w:val="000000"/>
          <w:sz w:val="22"/>
          <w:szCs w:val="22"/>
          <w:rtl w:val="0"/>
        </w:rPr>
        <w:t xml:space="preserve">2. Struttura dei Contenuti</w:t>
      </w:r>
    </w:p>
    <w:p w:rsidR="00000000" w:rsidDel="00000000" w:rsidP="00000000" w:rsidRDefault="00000000" w:rsidRPr="00000000" w14:paraId="0000009B">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H1: Rinnovo Cessione del Quinto: Trasforma la Tua Vecchia Rata in Nuova Liquidità.</w:t>
      </w:r>
    </w:p>
    <w:p w:rsidR="00000000" w:rsidDel="00000000" w:rsidP="00000000" w:rsidRDefault="00000000" w:rsidRPr="00000000" w14:paraId="0000009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Avere una Cessione del Quinto in corso non significa avere le mani legate. Se hai bisogno di nuova liquidità, il </w:t>
      </w:r>
      <w:r w:rsidDel="00000000" w:rsidR="00000000" w:rsidRPr="00000000">
        <w:rPr>
          <w:rFonts w:ascii="Roboto" w:cs="Roboto" w:eastAsia="Roboto" w:hAnsi="Roboto"/>
          <w:b w:val="1"/>
          <w:bCs w:val="1"/>
          <w:sz w:val="24"/>
          <w:szCs w:val="24"/>
          <w:rtl w:val="0"/>
        </w:rPr>
        <w:t xml:space="preserve">Rinnovo</w:t>
      </w:r>
      <w:r w:rsidDel="00000000" w:rsidR="00000000" w:rsidRPr="00000000">
        <w:rPr>
          <w:rFonts w:ascii="Roboto" w:cs="Roboto" w:eastAsia="Roboto" w:hAnsi="Roboto"/>
          <w:sz w:val="24"/>
          <w:szCs w:val="24"/>
          <w:rtl w:val="0"/>
        </w:rPr>
        <w:t xml:space="preserve"> (o rinegoziazione) è lo strumento che ti permette di chiudere il vecchio finanziamento e aprirne uno nuovo, ottenendo la differenza direttamente sul tuo conto corrente.</w:t>
      </w:r>
    </w:p>
    <w:p w:rsidR="00000000" w:rsidDel="00000000" w:rsidP="00000000" w:rsidRDefault="00000000" w:rsidRPr="00000000" w14:paraId="0000009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w:t>
      </w:r>
      <w:r w:rsidDel="00000000" w:rsidR="00000000" w:rsidRPr="00000000">
        <w:rPr>
          <w:rFonts w:ascii="Roboto" w:cs="Roboto" w:eastAsia="Roboto" w:hAnsi="Roboto"/>
          <w:b w:val="1"/>
          <w:bCs w:val="1"/>
          <w:sz w:val="24"/>
          <w:szCs w:val="24"/>
          <w:rtl w:val="0"/>
        </w:rPr>
        <w:t xml:space="preserve">Biofinance</w:t>
      </w:r>
      <w:r w:rsidDel="00000000" w:rsidR="00000000" w:rsidRPr="00000000">
        <w:rPr>
          <w:rFonts w:ascii="Roboto" w:cs="Roboto" w:eastAsia="Roboto" w:hAnsi="Roboto"/>
          <w:sz w:val="24"/>
          <w:szCs w:val="24"/>
          <w:rtl w:val="0"/>
        </w:rPr>
        <w:t xml:space="preserve">, siamo specialisti nell'analizzare i contratti in essere per capire se rinnovare conviene davvero. Spesso, i vecchi prestiti hanno tassi più alti di quelli attuali: rinnovare oggi potrebbe significare mantenere la stessa rata ma ottenere un bonifico importante.</w:t>
      </w:r>
    </w:p>
    <w:p w:rsidR="00000000" w:rsidDel="00000000" w:rsidP="00000000" w:rsidRDefault="00000000" w:rsidRPr="00000000" w14:paraId="0000009E">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b w:val="1"/>
          <w:bCs w:val="1"/>
          <w:sz w:val="24"/>
          <w:szCs w:val="24"/>
          <w:rtl w:val="0"/>
        </w:rPr>
        <w:t xml:space="preserve">H2: Quando si può rinnovare? La Regola del 40%</w:t>
      </w:r>
      <w:r w:rsidDel="00000000" w:rsidR="00000000" w:rsidRPr="00000000">
        <w:rPr>
          <w:rFonts w:ascii="Roboto" w:cs="Roboto" w:eastAsia="Roboto" w:hAnsi="Roboto"/>
          <w:sz w:val="24"/>
          <w:szCs w:val="24"/>
          <w:rtl w:val="0"/>
        </w:rPr>
        <w:t xml:space="preserve"> </w:t>
      </w:r>
      <w:r w:rsidDel="00000000" w:rsidR="00000000" w:rsidRPr="00000000">
        <w:rPr>
          <w:rtl w:val="0"/>
        </w:rPr>
      </w:r>
    </w:p>
    <w:p w:rsidR="00000000" w:rsidDel="00000000" w:rsidP="00000000" w:rsidRDefault="00000000" w:rsidRPr="00000000" w14:paraId="000000A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 legge (DPR 180/1950) impone regole precise. Non puoi rinnovare quando vuoi, ma devi aver rimborsato una quota specifica del tuo piano:</w:t>
      </w:r>
    </w:p>
    <w:p w:rsidR="00000000" w:rsidDel="00000000" w:rsidP="00000000" w:rsidRDefault="00000000" w:rsidRPr="00000000" w14:paraId="000000A1">
      <w:pPr>
        <w:numPr>
          <w:ilvl w:val="0"/>
          <w:numId w:val="1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La Regola Generale:</w:t>
      </w:r>
      <w:r w:rsidDel="00000000" w:rsidR="00000000" w:rsidRPr="00000000">
        <w:rPr>
          <w:rFonts w:ascii="Roboto" w:cs="Roboto" w:eastAsia="Roboto" w:hAnsi="Roboto"/>
          <w:sz w:val="24"/>
          <w:szCs w:val="24"/>
          <w:rtl w:val="0"/>
        </w:rPr>
        <w:t xml:space="preserve"> Devi aver pagato almeno il </w:t>
      </w:r>
      <w:r w:rsidDel="00000000" w:rsidR="00000000" w:rsidRPr="00000000">
        <w:rPr>
          <w:rFonts w:ascii="Roboto" w:cs="Roboto" w:eastAsia="Roboto" w:hAnsi="Roboto"/>
          <w:b w:val="1"/>
          <w:bCs w:val="1"/>
          <w:sz w:val="24"/>
          <w:szCs w:val="24"/>
          <w:rtl w:val="0"/>
        </w:rPr>
        <w:t xml:space="preserve">40% delle rate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A2">
      <w:pPr>
        <w:numPr>
          <w:ilvl w:val="1"/>
          <w:numId w:val="11"/>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Esempio:</w:t>
      </w:r>
      <w:r w:rsidDel="00000000" w:rsidR="00000000" w:rsidRPr="00000000">
        <w:rPr>
          <w:rFonts w:ascii="Roboto" w:cs="Roboto" w:eastAsia="Roboto" w:hAnsi="Roboto"/>
          <w:sz w:val="24"/>
          <w:szCs w:val="24"/>
          <w:rtl w:val="0"/>
        </w:rPr>
        <w:t xml:space="preserve"> Su una cessione di 120 mesi (10 anni), puoi rinnovare dopo aver pagato 48 mesi (4 anni).</w:t>
      </w:r>
    </w:p>
    <w:p w:rsidR="00000000" w:rsidDel="00000000" w:rsidP="00000000" w:rsidRDefault="00000000" w:rsidRPr="00000000" w14:paraId="000000A3">
      <w:pPr>
        <w:numPr>
          <w:ilvl w:val="0"/>
          <w:numId w:val="1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L'Eccezione (Rinnovo ante-termine):</w:t>
      </w:r>
      <w:r w:rsidDel="00000000" w:rsidR="00000000" w:rsidRPr="00000000">
        <w:rPr>
          <w:rFonts w:ascii="Roboto" w:cs="Roboto" w:eastAsia="Roboto" w:hAnsi="Roboto"/>
          <w:sz w:val="24"/>
          <w:szCs w:val="24"/>
          <w:rtl w:val="0"/>
        </w:rPr>
        <w:t xml:space="preserve"> Se la tua cessione dura </w:t>
      </w:r>
      <w:r w:rsidDel="00000000" w:rsidR="00000000" w:rsidRPr="00000000">
        <w:rPr>
          <w:rFonts w:ascii="Roboto" w:cs="Roboto" w:eastAsia="Roboto" w:hAnsi="Roboto"/>
          <w:b w:val="1"/>
          <w:bCs w:val="1"/>
          <w:sz w:val="24"/>
          <w:szCs w:val="24"/>
          <w:rtl w:val="0"/>
        </w:rPr>
        <w:t xml:space="preserve">60 mesi (5 anni)</w:t>
      </w:r>
      <w:r w:rsidDel="00000000" w:rsidR="00000000" w:rsidRPr="00000000">
        <w:rPr>
          <w:rFonts w:ascii="Roboto" w:cs="Roboto" w:eastAsia="Roboto" w:hAnsi="Roboto"/>
          <w:sz w:val="24"/>
          <w:szCs w:val="24"/>
          <w:rtl w:val="0"/>
        </w:rPr>
        <w:t xml:space="preserve"> o meno, puoi rinnovarla in qualsiasi momento, a patto che il nuovo contratto sia di </w:t>
      </w:r>
      <w:r w:rsidDel="00000000" w:rsidR="00000000" w:rsidRPr="00000000">
        <w:rPr>
          <w:rFonts w:ascii="Roboto" w:cs="Roboto" w:eastAsia="Roboto" w:hAnsi="Roboto"/>
          <w:b w:val="1"/>
          <w:bCs w:val="1"/>
          <w:sz w:val="24"/>
          <w:szCs w:val="24"/>
          <w:rtl w:val="0"/>
        </w:rPr>
        <w:t xml:space="preserve">120 mesi (10 anni)</w:t>
      </w:r>
      <w:r w:rsidDel="00000000" w:rsidR="00000000" w:rsidRPr="00000000">
        <w:rPr>
          <w:rFonts w:ascii="Roboto" w:cs="Roboto" w:eastAsia="Roboto" w:hAnsi="Roboto"/>
          <w:sz w:val="24"/>
          <w:szCs w:val="24"/>
          <w:rtl w:val="0"/>
        </w:rPr>
        <w:t xml:space="preserve">. È l'unico caso in cui non devi aspettare il 40%.</w:t>
      </w:r>
    </w:p>
    <w:p w:rsidR="00000000" w:rsidDel="00000000" w:rsidP="00000000" w:rsidRDefault="00000000" w:rsidRPr="00000000" w14:paraId="000000A4">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H2: Perché Rinnovare con Biofinance conviene?</w:t>
      </w:r>
    </w:p>
    <w:p w:rsidR="00000000" w:rsidDel="00000000" w:rsidP="00000000" w:rsidRDefault="00000000" w:rsidRPr="00000000" w14:paraId="000000A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Non limitarti a "rifare il prestito". Ottimizzalo. Ecco cosa facciamo per te:</w:t>
      </w:r>
    </w:p>
    <w:p w:rsidR="00000000" w:rsidDel="00000000" w:rsidP="00000000" w:rsidRDefault="00000000" w:rsidRPr="00000000" w14:paraId="000000A7">
      <w:pPr>
        <w:numPr>
          <w:ilvl w:val="0"/>
          <w:numId w:val="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Analisi del Conteggio Estintivo:</w:t>
      </w:r>
      <w:r w:rsidDel="00000000" w:rsidR="00000000" w:rsidRPr="00000000">
        <w:rPr>
          <w:rFonts w:ascii="Roboto" w:cs="Roboto" w:eastAsia="Roboto" w:hAnsi="Roboto"/>
          <w:sz w:val="24"/>
          <w:szCs w:val="24"/>
          <w:rtl w:val="0"/>
        </w:rPr>
        <w:t xml:space="preserve"> Richiediamo alla</w:t>
      </w:r>
      <w:ins w:author="NICHOLAS BIOFINANCE" w:id="4" w:date="2026-02-13T11:58:45Z">
        <w:r w:rsidDel="00000000" w:rsidR="00000000" w:rsidRPr="00000000">
          <w:rPr>
            <w:rFonts w:ascii="Roboto" w:cs="Roboto" w:eastAsia="Roboto" w:hAnsi="Roboto"/>
            <w:sz w:val="24"/>
            <w:szCs w:val="24"/>
            <w:rtl w:val="0"/>
          </w:rPr>
          <w:t xml:space="preserve"> </w:t>
        </w:r>
      </w:ins>
      <w:del w:author="NICHOLAS BIOFINANCE" w:id="4" w:date="2026-02-13T11:58:45Z">
        <w:r w:rsidDel="00000000" w:rsidR="00000000" w:rsidRPr="00000000">
          <w:rPr>
            <w:rFonts w:ascii="Roboto" w:cs="Roboto" w:eastAsia="Roboto" w:hAnsi="Roboto"/>
            <w:sz w:val="24"/>
            <w:szCs w:val="24"/>
            <w:rtl w:val="0"/>
          </w:rPr>
          <w:delText xml:space="preserve"> vecchia</w:delText>
        </w:r>
      </w:del>
      <w:r w:rsidDel="00000000" w:rsidR="00000000" w:rsidRPr="00000000">
        <w:rPr>
          <w:rFonts w:ascii="Roboto" w:cs="Roboto" w:eastAsia="Roboto" w:hAnsi="Roboto"/>
          <w:sz w:val="24"/>
          <w:szCs w:val="24"/>
          <w:rtl w:val="0"/>
        </w:rPr>
        <w:t xml:space="preserve"> banca</w:t>
      </w:r>
      <w:ins w:author="NICHOLAS BIOFINANCE" w:id="5" w:date="2026-02-13T11:58:50Z">
        <w:r w:rsidDel="00000000" w:rsidR="00000000" w:rsidRPr="00000000">
          <w:rPr>
            <w:rFonts w:ascii="Roboto" w:cs="Roboto" w:eastAsia="Roboto" w:hAnsi="Roboto"/>
            <w:sz w:val="24"/>
            <w:szCs w:val="24"/>
            <w:rtl w:val="0"/>
          </w:rPr>
          <w:t xml:space="preserve"> CON CUI HAI LA CESSIONE IN CORSO</w:t>
        </w:r>
      </w:ins>
      <w:r w:rsidDel="00000000" w:rsidR="00000000" w:rsidRPr="00000000">
        <w:rPr>
          <w:rFonts w:ascii="Roboto" w:cs="Roboto" w:eastAsia="Roboto" w:hAnsi="Roboto"/>
          <w:sz w:val="24"/>
          <w:szCs w:val="24"/>
          <w:rtl w:val="0"/>
        </w:rPr>
        <w:t xml:space="preserve"> il documento per chiudere il prestito. Verifichiamo che non ci siano penali occulte.</w:t>
      </w:r>
    </w:p>
    <w:p w:rsidR="00000000" w:rsidDel="00000000" w:rsidP="00000000" w:rsidRDefault="00000000" w:rsidRPr="00000000" w14:paraId="000000A8">
      <w:pPr>
        <w:numPr>
          <w:ilvl w:val="0"/>
          <w:numId w:val="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Recupero Interessi non Maturati:</w:t>
      </w:r>
      <w:r w:rsidDel="00000000" w:rsidR="00000000" w:rsidRPr="00000000">
        <w:rPr>
          <w:rFonts w:ascii="Roboto" w:cs="Roboto" w:eastAsia="Roboto" w:hAnsi="Roboto"/>
          <w:sz w:val="24"/>
          <w:szCs w:val="24"/>
          <w:rtl w:val="0"/>
        </w:rPr>
        <w:t xml:space="preserve"> Chiudendo il prestito in anticipo, hai diritto a non pagare gli interessi futuri. Questo abbatte il debito residuo.</w:t>
      </w:r>
    </w:p>
    <w:p w:rsidR="00000000" w:rsidDel="00000000" w:rsidP="00000000" w:rsidRDefault="00000000" w:rsidRPr="00000000" w14:paraId="000000A9">
      <w:pPr>
        <w:numPr>
          <w:ilvl w:val="0"/>
          <w:numId w:val="1"/>
        </w:numPr>
        <w:spacing w:after="0" w:afterAutospacing="0" w:before="0" w:beforeAutospacing="0" w:lineRule="auto"/>
        <w:ind w:left="720" w:hanging="360"/>
        <w:rPr>
          <w:rFonts w:ascii="Roboto" w:cs="Roboto" w:eastAsia="Roboto" w:hAnsi="Roboto"/>
          <w:sz w:val="24"/>
          <w:szCs w:val="24"/>
        </w:rPr>
      </w:pPr>
      <w:del w:author="NICHOLAS BIOFINANCE" w:id="6" w:date="2026-02-13T11:59:15Z">
        <w:r w:rsidDel="00000000" w:rsidR="00000000" w:rsidRPr="00000000">
          <w:rPr>
            <w:rFonts w:ascii="Roboto" w:cs="Roboto" w:eastAsia="Roboto" w:hAnsi="Roboto"/>
            <w:b w:val="1"/>
            <w:bCs w:val="1"/>
            <w:sz w:val="24"/>
            <w:szCs w:val="24"/>
            <w:rtl w:val="0"/>
          </w:rPr>
          <w:delText xml:space="preserve">Recupero Costi Assicurativi:</w:delText>
        </w:r>
        <w:r w:rsidDel="00000000" w:rsidR="00000000" w:rsidRPr="00000000">
          <w:rPr>
            <w:rFonts w:ascii="Roboto" w:cs="Roboto" w:eastAsia="Roboto" w:hAnsi="Roboto"/>
            <w:sz w:val="24"/>
            <w:szCs w:val="24"/>
            <w:rtl w:val="0"/>
          </w:rPr>
          <w:delText xml:space="preserve"> Calcoliamo la quota di premio assicurativo non goduto che ti deve essere rimborsata o stornata dal conteggio.</w:delText>
        </w:r>
      </w:del>
      <w:ins w:author="NICHOLAS BIOFINANCE" w:id="6" w:date="2026-02-13T11:59:15Z">
        <w:r w:rsidDel="00000000" w:rsidR="00000000" w:rsidRPr="00000000">
          <w:rPr>
            <w:rFonts w:ascii="Roboto" w:cs="Roboto" w:eastAsia="Roboto" w:hAnsi="Roboto"/>
            <w:sz w:val="24"/>
            <w:szCs w:val="24"/>
            <w:rtl w:val="0"/>
          </w:rPr>
          <w:t xml:space="preserve"> QUESTO NON ESISTE PIU</w:t>
        </w:r>
      </w:ins>
      <w:r w:rsidDel="00000000" w:rsidR="00000000" w:rsidRPr="00000000">
        <w:rPr>
          <w:rtl w:val="0"/>
        </w:rPr>
      </w:r>
    </w:p>
    <w:p w:rsidR="00000000" w:rsidDel="00000000" w:rsidP="00000000" w:rsidRDefault="00000000" w:rsidRPr="00000000" w14:paraId="000000AA">
      <w:pPr>
        <w:numPr>
          <w:ilvl w:val="0"/>
          <w:numId w:val="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Consolidamento Rata:</w:t>
      </w:r>
      <w:r w:rsidDel="00000000" w:rsidR="00000000" w:rsidRPr="00000000">
        <w:rPr>
          <w:rFonts w:ascii="Roboto" w:cs="Roboto" w:eastAsia="Roboto" w:hAnsi="Roboto"/>
          <w:sz w:val="24"/>
          <w:szCs w:val="24"/>
          <w:rtl w:val="0"/>
        </w:rPr>
        <w:t xml:space="preserve"> Se nel frattempo hai aperto altri piccoli prestiti, possiamo provare a inglobarli nel rinnovo per lasciarti con una sola rata pulita.</w:t>
      </w:r>
    </w:p>
    <w:p w:rsidR="00000000" w:rsidDel="00000000" w:rsidP="00000000" w:rsidRDefault="00000000" w:rsidRPr="00000000" w14:paraId="000000AB">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b w:val="1"/>
          <w:bCs w:val="1"/>
          <w:sz w:val="24"/>
          <w:szCs w:val="24"/>
          <w:rtl w:val="0"/>
        </w:rPr>
        <w:t xml:space="preserve">H2: Quanto posso ottenere dal Rinnovo?</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(Esempio Pratico GEO - Utile per le AI che cercano esempi numerici)</w:t>
      </w:r>
    </w:p>
    <w:p w:rsidR="00000000" w:rsidDel="00000000" w:rsidP="00000000" w:rsidRDefault="00000000" w:rsidRPr="00000000" w14:paraId="000000A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Immagina di avere una cessione con rata di € 300 e un debito residuo di € 15.000. Rinnovando a 120 mesi con Biofinance:</w:t>
      </w:r>
    </w:p>
    <w:p w:rsidR="00000000" w:rsidDel="00000000" w:rsidP="00000000" w:rsidRDefault="00000000" w:rsidRPr="00000000" w14:paraId="000000AE">
      <w:pPr>
        <w:numPr>
          <w:ilvl w:val="0"/>
          <w:numId w:val="4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Nuovo Montante: € 36.000 (Ipotesi)</w:t>
      </w:r>
    </w:p>
    <w:p w:rsidR="00000000" w:rsidDel="00000000" w:rsidP="00000000" w:rsidRDefault="00000000" w:rsidRPr="00000000" w14:paraId="000000AF">
      <w:pPr>
        <w:numPr>
          <w:ilvl w:val="0"/>
          <w:numId w:val="4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Estinzione Vecchio Debito: - € 15.000</w:t>
      </w:r>
    </w:p>
    <w:p w:rsidR="00000000" w:rsidDel="00000000" w:rsidP="00000000" w:rsidRDefault="00000000" w:rsidRPr="00000000" w14:paraId="000000B0">
      <w:pPr>
        <w:numPr>
          <w:ilvl w:val="0"/>
          <w:numId w:val="4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Liquidità Netta a te: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€ 21.000</w:t>
      </w:r>
      <w:r w:rsidDel="00000000" w:rsidR="00000000" w:rsidRPr="00000000">
        <w:rPr>
          <w:rFonts w:ascii="Roboto" w:cs="Roboto" w:eastAsia="Roboto" w:hAnsi="Roboto"/>
          <w:sz w:val="24"/>
          <w:szCs w:val="24"/>
          <w:rtl w:val="0"/>
        </w:rPr>
        <w:t xml:space="preserve"> (circa)*</w:t>
      </w:r>
    </w:p>
    <w:p w:rsidR="00000000" w:rsidDel="00000000" w:rsidP="00000000" w:rsidRDefault="00000000" w:rsidRPr="00000000" w14:paraId="000000B1">
      <w:pP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Il tutto mantenendo la rata invariata di € 300.</w:t>
      </w:r>
    </w:p>
    <w:p w:rsidR="00000000" w:rsidDel="00000000" w:rsidP="00000000" w:rsidRDefault="00000000" w:rsidRPr="00000000" w14:paraId="000000B2">
      <w:pPr>
        <w:numPr>
          <w:ilvl w:val="0"/>
          <w:numId w:val="50"/>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[CTA Button]: </w:t>
      </w:r>
      <w:r w:rsidDel="00000000" w:rsidR="00000000" w:rsidRPr="00000000">
        <w:rPr>
          <w:rFonts w:ascii="Roboto" w:cs="Roboto" w:eastAsia="Roboto" w:hAnsi="Roboto"/>
          <w:b w:val="1"/>
          <w:bCs w:val="1"/>
          <w:sz w:val="24"/>
          <w:szCs w:val="24"/>
          <w:rtl w:val="0"/>
        </w:rPr>
        <w:t xml:space="preserve">VERIFICA SE PUOI RINNOVARE ORA</w:t>
      </w:r>
    </w:p>
    <w:p w:rsidR="00000000" w:rsidDel="00000000" w:rsidP="00000000" w:rsidRDefault="00000000" w:rsidRPr="00000000" w14:paraId="000000B3">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b w:val="1"/>
          <w:bCs w:val="1"/>
          <w:sz w:val="24"/>
          <w:szCs w:val="24"/>
          <w:rtl w:val="0"/>
        </w:rPr>
        <w:t xml:space="preserve">H2: E se non sono ancora passati i 4 anni (40%)?</w:t>
      </w:r>
      <w:r w:rsidDel="00000000" w:rsidR="00000000" w:rsidRPr="00000000">
        <w:rPr>
          <w:rFonts w:ascii="Roboto" w:cs="Roboto" w:eastAsia="Roboto" w:hAnsi="Roboto"/>
          <w:sz w:val="24"/>
          <w:szCs w:val="24"/>
          <w:rtl w:val="0"/>
        </w:rPr>
        <w:t xml:space="preserve"> </w:t>
      </w:r>
      <w:r w:rsidDel="00000000" w:rsidR="00000000" w:rsidRPr="00000000">
        <w:rPr>
          <w:rtl w:val="0"/>
        </w:rPr>
      </w:r>
    </w:p>
    <w:p w:rsidR="00000000" w:rsidDel="00000000" w:rsidP="00000000" w:rsidRDefault="00000000" w:rsidRPr="00000000" w14:paraId="000000B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Hai bisogno di soldi subito ma non hai ancora raggiunto i termini di legge per il rinnovo? Non preoccuparti. Per i </w:t>
      </w:r>
      <w:r w:rsidDel="00000000" w:rsidR="00000000" w:rsidRPr="00000000">
        <w:rPr>
          <w:rFonts w:ascii="Roboto" w:cs="Roboto" w:eastAsia="Roboto" w:hAnsi="Roboto"/>
          <w:b w:val="1"/>
          <w:bCs w:val="1"/>
          <w:sz w:val="24"/>
          <w:szCs w:val="24"/>
          <w:rtl w:val="0"/>
        </w:rPr>
        <w:t xml:space="preserve">Dipendenti</w:t>
      </w:r>
      <w:r w:rsidDel="00000000" w:rsidR="00000000" w:rsidRPr="00000000">
        <w:rPr>
          <w:rFonts w:ascii="Roboto" w:cs="Roboto" w:eastAsia="Roboto" w:hAnsi="Roboto"/>
          <w:sz w:val="24"/>
          <w:szCs w:val="24"/>
          <w:rtl w:val="0"/>
        </w:rPr>
        <w:t xml:space="preserve"> (Pubblici e Privati) esiste la soluzione della </w:t>
      </w:r>
      <w:r w:rsidDel="00000000" w:rsidR="00000000" w:rsidRPr="00000000">
        <w:rPr>
          <w:rFonts w:ascii="Roboto" w:cs="Roboto" w:eastAsia="Roboto" w:hAnsi="Roboto"/>
          <w:b w:val="1"/>
          <w:bCs w:val="1"/>
          <w:sz w:val="24"/>
          <w:szCs w:val="24"/>
          <w:rtl w:val="0"/>
        </w:rPr>
        <w:t xml:space="preserve">Delegazione di Pagamento</w:t>
      </w:r>
      <w:r w:rsidDel="00000000" w:rsidR="00000000" w:rsidRPr="00000000">
        <w:rPr>
          <w:rFonts w:ascii="Roboto" w:cs="Roboto" w:eastAsia="Roboto" w:hAnsi="Roboto"/>
          <w:sz w:val="24"/>
          <w:szCs w:val="24"/>
          <w:rtl w:val="0"/>
        </w:rPr>
        <w:t xml:space="preserve"> (o "Doppio Quinto"). Invece di chiudere la vecchia cessione, ne affianchiamo una seconda.</w:t>
      </w:r>
    </w:p>
    <w:p w:rsidR="00000000" w:rsidDel="00000000" w:rsidP="00000000" w:rsidRDefault="00000000" w:rsidRPr="00000000" w14:paraId="000000B6">
      <w:pPr>
        <w:numPr>
          <w:ilvl w:val="0"/>
          <w:numId w:val="7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Trattenuta totale: 40% dello stipendio (20% Cessione + 20% Delega).</w:t>
      </w:r>
    </w:p>
    <w:p w:rsidR="00000000" w:rsidDel="00000000" w:rsidP="00000000" w:rsidRDefault="00000000" w:rsidRPr="00000000" w14:paraId="000000B7">
      <w:pPr>
        <w:numPr>
          <w:ilvl w:val="0"/>
          <w:numId w:val="7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Liquidità immediata senza aspettare la scadenza dei termini.</w:t>
      </w:r>
    </w:p>
    <w:p w:rsidR="00000000" w:rsidDel="00000000" w:rsidP="00000000" w:rsidRDefault="00000000" w:rsidRPr="00000000" w14:paraId="000000B8">
      <w:pPr>
        <w:numPr>
          <w:ilvl w:val="0"/>
          <w:numId w:val="7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[Internal Link]: </w:t>
      </w:r>
      <w:r w:rsidDel="00000000" w:rsidR="00000000" w:rsidRPr="00000000">
        <w:rPr>
          <w:rFonts w:ascii="Roboto" w:cs="Roboto" w:eastAsia="Roboto" w:hAnsi="Roboto"/>
          <w:b w:val="1"/>
          <w:bCs w:val="1"/>
          <w:sz w:val="24"/>
          <w:szCs w:val="24"/>
          <w:rtl w:val="0"/>
        </w:rPr>
        <w:t xml:space="preserve">Scopri la Delegazione di Pagamento</w:t>
      </w:r>
    </w:p>
    <w:p w:rsidR="00000000" w:rsidDel="00000000" w:rsidP="00000000" w:rsidRDefault="00000000" w:rsidRPr="00000000" w14:paraId="000000B9">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Documenti Necessari per la Valutazione</w:t>
      </w:r>
      <w:r w:rsidDel="00000000" w:rsidR="00000000" w:rsidRPr="00000000">
        <w:rPr>
          <w:rFonts w:ascii="Roboto" w:cs="Roboto" w:eastAsia="Roboto" w:hAnsi="Roboto"/>
          <w:sz w:val="24"/>
          <w:szCs w:val="24"/>
          <w:rtl w:val="0"/>
        </w:rPr>
        <w:t xml:space="preserve"> Per capire se il rinnovo è fattibile, ci serve vedere la tua situazione attuale:</w:t>
      </w:r>
    </w:p>
    <w:p w:rsidR="00000000" w:rsidDel="00000000" w:rsidP="00000000" w:rsidRDefault="00000000" w:rsidRPr="00000000" w14:paraId="000000BB">
      <w:pPr>
        <w:numPr>
          <w:ilvl w:val="0"/>
          <w:numId w:val="7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Ultima busta paga o cedolino pensione.</w:t>
      </w:r>
    </w:p>
    <w:p w:rsidR="00000000" w:rsidDel="00000000" w:rsidP="00000000" w:rsidRDefault="00000000" w:rsidRPr="00000000" w14:paraId="000000BC">
      <w:pPr>
        <w:numPr>
          <w:ilvl w:val="0"/>
          <w:numId w:val="7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Copia del contratto della Cessione in corso (se disponibile).</w:t>
      </w:r>
    </w:p>
    <w:p w:rsidR="00000000" w:rsidDel="00000000" w:rsidP="00000000" w:rsidRDefault="00000000" w:rsidRPr="00000000" w14:paraId="000000BD">
      <w:pPr>
        <w:numPr>
          <w:ilvl w:val="0"/>
          <w:numId w:val="7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Documenti d'identità. Al </w:t>
      </w:r>
      <w:r w:rsidDel="00000000" w:rsidR="00000000" w:rsidRPr="00000000">
        <w:rPr>
          <w:rFonts w:ascii="Roboto" w:cs="Roboto" w:eastAsia="Roboto" w:hAnsi="Roboto"/>
          <w:b w:val="1"/>
          <w:bCs w:val="1"/>
          <w:sz w:val="24"/>
          <w:szCs w:val="24"/>
          <w:rtl w:val="0"/>
        </w:rPr>
        <w:t xml:space="preserve">Conteggio Estintivo</w:t>
      </w:r>
      <w:r w:rsidDel="00000000" w:rsidR="00000000" w:rsidRPr="00000000">
        <w:rPr>
          <w:rFonts w:ascii="Roboto" w:cs="Roboto" w:eastAsia="Roboto" w:hAnsi="Roboto"/>
          <w:sz w:val="24"/>
          <w:szCs w:val="24"/>
          <w:rtl w:val="0"/>
        </w:rPr>
        <w:t xml:space="preserve"> ufficiale ci pensiamo noi: abbiamo canali diretti con le principali finanziarie italiane per ottenerlo rapidamente.</w:t>
      </w:r>
    </w:p>
    <w:p w:rsidR="00000000" w:rsidDel="00000000" w:rsidP="00000000" w:rsidRDefault="00000000" w:rsidRPr="00000000" w14:paraId="000000BE">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r5n4npvotq8" w:id="34"/>
      <w:bookmarkEnd w:id="34"/>
      <w:r w:rsidDel="00000000" w:rsidR="00000000" w:rsidRPr="00000000">
        <w:rPr>
          <w:rFonts w:ascii="Roboto" w:cs="Roboto" w:eastAsia="Roboto" w:hAnsi="Roboto"/>
          <w:b w:val="1"/>
          <w:bCs w:val="1"/>
          <w:color w:val="000000"/>
          <w:sz w:val="22"/>
          <w:szCs w:val="22"/>
          <w:rtl w:val="0"/>
        </w:rPr>
        <w:t xml:space="preserve">3. FAQ Schema </w:t>
      </w:r>
    </w:p>
    <w:p w:rsidR="00000000" w:rsidDel="00000000" w:rsidP="00000000" w:rsidRDefault="00000000" w:rsidRPr="00000000" w14:paraId="000000C0">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rtl w:val="0"/>
        </w:rPr>
        <w:t xml:space="preserve">Domanda 1: Conviene sempre rinnovare la Cessione del Quinto?</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Risposta:</w:t>
      </w:r>
      <w:r w:rsidDel="00000000" w:rsidR="00000000" w:rsidRPr="00000000">
        <w:rPr>
          <w:rFonts w:ascii="Roboto" w:cs="Roboto" w:eastAsia="Roboto" w:hAnsi="Roboto"/>
          <w:sz w:val="24"/>
          <w:szCs w:val="24"/>
          <w:rtl w:val="0"/>
        </w:rPr>
        <w:t xml:space="preserve"> Non sempre. Conviene se hai bisogno di nuova liquidità o se i tassi di interesse attuali sono nettamente inferiori a quelli del tuo vecchio contratto. Biofinance effettua una simulazione gratuita per mostrarti il TAEG a confronto e garantirti che l'operazione sia vantaggiosa.</w:t>
      </w:r>
    </w:p>
    <w:p w:rsidR="00000000" w:rsidDel="00000000" w:rsidP="00000000" w:rsidRDefault="00000000" w:rsidRPr="00000000" w14:paraId="000000C1">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Domanda 2: Devo pagare penali per estinguere il vecchio prestito?</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Risposta:</w:t>
      </w:r>
      <w:r w:rsidDel="00000000" w:rsidR="00000000" w:rsidRPr="00000000">
        <w:rPr>
          <w:rFonts w:ascii="Roboto" w:cs="Roboto" w:eastAsia="Roboto" w:hAnsi="Roboto"/>
          <w:sz w:val="24"/>
          <w:szCs w:val="24"/>
          <w:rtl w:val="0"/>
        </w:rPr>
        <w:t xml:space="preserve"> La legge prevede una penale massima dell'1% del capitale residuo per l'estinzione anticipata, ma solo se prevista dal contratto originale. Tuttavia, il risparmio sugli interessi non maturati supera quasi sempre il costo di questa piccola penale.</w:t>
      </w:r>
    </w:p>
    <w:p w:rsidR="00000000" w:rsidDel="00000000" w:rsidP="00000000" w:rsidRDefault="00000000" w:rsidRPr="00000000" w14:paraId="000000C2">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Domanda 3: Posso rinnovare la Cessione se sono andato in pensione nel frattempo?</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Risposta:</w:t>
      </w:r>
      <w:r w:rsidDel="00000000" w:rsidR="00000000" w:rsidRPr="00000000">
        <w:rPr>
          <w:rFonts w:ascii="Roboto" w:cs="Roboto" w:eastAsia="Roboto" w:hAnsi="Roboto"/>
          <w:sz w:val="24"/>
          <w:szCs w:val="24"/>
          <w:rtl w:val="0"/>
        </w:rPr>
        <w:t xml:space="preserve"> Sì. Se avevi una Cessione sullo stipendio e ora sei in pensione, il prestito è traslato sulla pensione. Puoi rinnovarlo rispettando i limiti di età (solitamente fino a 85 anni a fine piano) e la quota cedibile rilasciata dall'INPS.</w:t>
      </w:r>
    </w:p>
    <w:p w:rsidR="00000000" w:rsidDel="00000000" w:rsidP="00000000" w:rsidRDefault="00000000" w:rsidRPr="00000000" w14:paraId="000000C3">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4">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5">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6">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7">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8">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9">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A">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B">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C">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D">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rFonts w:ascii="Roboto" w:cs="Roboto" w:eastAsia="Roboto" w:hAnsi="Roboto"/>
          <w:b w:val="1"/>
          <w:bCs w:val="1"/>
          <w:color w:val="000000"/>
          <w:sz w:val="26"/>
          <w:szCs w:val="26"/>
        </w:rPr>
      </w:pPr>
      <w:bookmarkStart w:colFirst="0" w:colLast="0" w:name="_esme031w3pqg" w:id="35"/>
      <w:bookmarkEnd w:id="35"/>
      <w:r w:rsidDel="00000000" w:rsidR="00000000" w:rsidRPr="00000000">
        <w:rPr>
          <w:rFonts w:ascii="Roboto" w:cs="Roboto" w:eastAsia="Roboto" w:hAnsi="Roboto"/>
          <w:b w:val="1"/>
          <w:bCs w:val="1"/>
          <w:color w:val="000000"/>
          <w:sz w:val="26"/>
          <w:szCs w:val="26"/>
          <w:rtl w:val="0"/>
        </w:rPr>
        <w:t xml:space="preserve">PAGINA 5: PRESTITI DIPENDENTI PRIVATI </w:t>
      </w:r>
    </w:p>
    <w:p w:rsidR="00000000" w:rsidDel="00000000" w:rsidP="00000000" w:rsidRDefault="00000000" w:rsidRPr="00000000" w14:paraId="000000CF">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djgdksu5v4nq" w:id="36"/>
      <w:bookmarkEnd w:id="36"/>
      <w:r w:rsidDel="00000000" w:rsidR="00000000" w:rsidRPr="00000000">
        <w:rPr>
          <w:rFonts w:ascii="Roboto" w:cs="Roboto" w:eastAsia="Roboto" w:hAnsi="Roboto"/>
          <w:b w:val="1"/>
          <w:bCs w:val="1"/>
          <w:color w:val="000000"/>
          <w:sz w:val="22"/>
          <w:szCs w:val="22"/>
          <w:rtl w:val="0"/>
        </w:rPr>
        <w:t xml:space="preserve">1. Meta Data</w:t>
      </w:r>
    </w:p>
    <w:p w:rsidR="00000000" w:rsidDel="00000000" w:rsidP="00000000" w:rsidRDefault="00000000" w:rsidRPr="00000000" w14:paraId="000000D0">
      <w:pPr>
        <w:numPr>
          <w:ilvl w:val="0"/>
          <w:numId w:val="7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rtl w:val="0"/>
        </w:rPr>
        <w:t xml:space="preserve">Meta Title:</w:t>
      </w:r>
      <w:r w:rsidDel="00000000" w:rsidR="00000000" w:rsidRPr="00000000">
        <w:rPr>
          <w:rFonts w:ascii="Roboto" w:cs="Roboto" w:eastAsia="Roboto" w:hAnsi="Roboto"/>
          <w:sz w:val="24"/>
          <w:szCs w:val="24"/>
          <w:rtl w:val="0"/>
        </w:rPr>
        <w:t xml:space="preserve"> Prestiti Dipendenti Privati: Cessione del Quinto Tassi 2026</w:t>
      </w:r>
    </w:p>
    <w:p w:rsidR="00000000" w:rsidDel="00000000" w:rsidP="00000000" w:rsidRDefault="00000000" w:rsidRPr="00000000" w14:paraId="000000D1">
      <w:pPr>
        <w:numPr>
          <w:ilvl w:val="0"/>
          <w:numId w:val="7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Meta Description:</w:t>
      </w:r>
      <w:r w:rsidDel="00000000" w:rsidR="00000000" w:rsidRPr="00000000">
        <w:rPr>
          <w:rFonts w:ascii="Roboto" w:cs="Roboto" w:eastAsia="Roboto" w:hAnsi="Roboto"/>
          <w:sz w:val="24"/>
          <w:szCs w:val="24"/>
          <w:rtl w:val="0"/>
        </w:rPr>
        <w:t xml:space="preserve"> Finanziamenti per dipendenti di SRL, SPA e Cooperative. Usa il tuo TFR come garanzia per ottenere liquidità immediata a tassi agevolati. Preventivo gratis.</w:t>
      </w:r>
    </w:p>
    <w:p w:rsidR="00000000" w:rsidDel="00000000" w:rsidP="00000000" w:rsidRDefault="00000000" w:rsidRPr="00000000" w14:paraId="000000D2">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u23qv072nalo" w:id="37"/>
      <w:bookmarkEnd w:id="37"/>
      <w:r w:rsidDel="00000000" w:rsidR="00000000" w:rsidRPr="00000000">
        <w:rPr>
          <w:rFonts w:ascii="Roboto" w:cs="Roboto" w:eastAsia="Roboto" w:hAnsi="Roboto"/>
          <w:b w:val="1"/>
          <w:bCs w:val="1"/>
          <w:color w:val="000000"/>
          <w:sz w:val="22"/>
          <w:szCs w:val="22"/>
          <w:rtl w:val="0"/>
        </w:rPr>
        <w:t xml:space="preserve">2. Struttura dei Contenuti</w:t>
      </w:r>
    </w:p>
    <w:p w:rsidR="00000000" w:rsidDel="00000000" w:rsidP="00000000" w:rsidRDefault="00000000" w:rsidRPr="00000000" w14:paraId="000000D3">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H1: Cessione del Quinto Dipendenti Privati: Il Tuo Lavoro è la Tua Garanzia.</w:t>
      </w:r>
    </w:p>
    <w:p w:rsidR="00000000" w:rsidDel="00000000" w:rsidP="00000000" w:rsidRDefault="00000000" w:rsidRPr="00000000" w14:paraId="000000D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 lavori nel settore privato (SRL, SPA o Cooperative), sai che la stabilità è un valore. In </w:t>
      </w:r>
      <w:r w:rsidDel="00000000" w:rsidR="00000000" w:rsidRPr="00000000">
        <w:rPr>
          <w:rFonts w:ascii="Roboto" w:cs="Roboto" w:eastAsia="Roboto" w:hAnsi="Roboto"/>
          <w:b w:val="1"/>
          <w:bCs w:val="1"/>
          <w:sz w:val="24"/>
          <w:szCs w:val="24"/>
          <w:rtl w:val="0"/>
        </w:rPr>
        <w:t xml:space="preserve">Biofinance</w:t>
      </w:r>
      <w:r w:rsidDel="00000000" w:rsidR="00000000" w:rsidRPr="00000000">
        <w:rPr>
          <w:rFonts w:ascii="Roboto" w:cs="Roboto" w:eastAsia="Roboto" w:hAnsi="Roboto"/>
          <w:sz w:val="24"/>
          <w:szCs w:val="24"/>
          <w:rtl w:val="0"/>
        </w:rPr>
        <w:t xml:space="preserve">, trasformiamo il tuo contratto a tempo indeterminato in liquidità immediata. Non serve ipotecare la casa o chiedere firme a garanti: la vera garanzia è il tuo stipendio e il TFR che hai accantonato in azienda.</w:t>
      </w:r>
    </w:p>
    <w:p w:rsidR="00000000" w:rsidDel="00000000" w:rsidP="00000000" w:rsidRDefault="00000000" w:rsidRPr="00000000" w14:paraId="000000D5">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Come funziona per il Settore Privato?</w:t>
      </w:r>
      <w:r w:rsidDel="00000000" w:rsidR="00000000" w:rsidRPr="00000000">
        <w:rPr>
          <w:rFonts w:ascii="Roboto" w:cs="Roboto" w:eastAsia="Roboto" w:hAnsi="Roboto"/>
          <w:sz w:val="24"/>
          <w:szCs w:val="24"/>
          <w:rtl w:val="0"/>
        </w:rPr>
        <w:t xml:space="preserve"> A differenza dei dipendenti statali, per i privati l'elemento chiave è il </w:t>
      </w:r>
      <w:r w:rsidDel="00000000" w:rsidR="00000000" w:rsidRPr="00000000">
        <w:rPr>
          <w:rFonts w:ascii="Roboto" w:cs="Roboto" w:eastAsia="Roboto" w:hAnsi="Roboto"/>
          <w:b w:val="1"/>
          <w:bCs w:val="1"/>
          <w:sz w:val="24"/>
          <w:szCs w:val="24"/>
          <w:rtl w:val="0"/>
        </w:rPr>
        <w:t xml:space="preserve">TFR (Trattamento di Fine Rapporto)</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D6">
      <w:pPr>
        <w:numPr>
          <w:ilvl w:val="0"/>
          <w:numId w:val="5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Il Ruolo del TFR:</w:t>
      </w:r>
      <w:r w:rsidDel="00000000" w:rsidR="00000000" w:rsidRPr="00000000">
        <w:rPr>
          <w:rFonts w:ascii="Roboto" w:cs="Roboto" w:eastAsia="Roboto" w:hAnsi="Roboto"/>
          <w:sz w:val="24"/>
          <w:szCs w:val="24"/>
          <w:rtl w:val="0"/>
        </w:rPr>
        <w:t xml:space="preserve"> Funge da "cuscinetto" di garanzia per l'assicurazione. Maggiore è il TFR accantonato, più facile sarà ottenere importi elevati.</w:t>
      </w:r>
    </w:p>
    <w:p w:rsidR="00000000" w:rsidDel="00000000" w:rsidP="00000000" w:rsidRDefault="00000000" w:rsidRPr="00000000" w14:paraId="000000D7">
      <w:pPr>
        <w:numPr>
          <w:ilvl w:val="0"/>
          <w:numId w:val="5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Valutazione Azienda:</w:t>
      </w:r>
      <w:r w:rsidDel="00000000" w:rsidR="00000000" w:rsidRPr="00000000">
        <w:rPr>
          <w:rFonts w:ascii="Roboto" w:cs="Roboto" w:eastAsia="Roboto" w:hAnsi="Roboto"/>
          <w:sz w:val="24"/>
          <w:szCs w:val="24"/>
          <w:rtl w:val="0"/>
        </w:rPr>
        <w:t xml:space="preserve"> Non valutiamo solo te, ma anche la solidità del tuo datore di lavoro. Lavorare in un'azienda sana (con bilanci in utile e buon numero di dipendenti) ti permette di accedere ai coefficienti assicurativi migliori (Classe A o B).</w:t>
      </w:r>
    </w:p>
    <w:p w:rsidR="00000000" w:rsidDel="00000000" w:rsidP="00000000" w:rsidRDefault="00000000" w:rsidRPr="00000000" w14:paraId="000000D8">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Requisiti Minimi per l'Accesso</w:t>
      </w:r>
      <w:r w:rsidDel="00000000" w:rsidR="00000000" w:rsidRPr="00000000">
        <w:rPr>
          <w:rFonts w:ascii="Roboto" w:cs="Roboto" w:eastAsia="Roboto" w:hAnsi="Roboto"/>
          <w:sz w:val="24"/>
          <w:szCs w:val="24"/>
          <w:rtl w:val="0"/>
        </w:rPr>
        <w:t xml:space="preserve"> Per garantire l'approvazione della pratica (YMYL: trasparenza prima di tutto), verifichiamo questi requisiti base:</w:t>
      </w:r>
    </w:p>
    <w:p w:rsidR="00000000" w:rsidDel="00000000" w:rsidP="00000000" w:rsidRDefault="00000000" w:rsidRPr="00000000" w14:paraId="000000D9">
      <w:pPr>
        <w:numPr>
          <w:ilvl w:val="0"/>
          <w:numId w:val="4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Contratto:</w:t>
      </w:r>
      <w:r w:rsidDel="00000000" w:rsidR="00000000" w:rsidRPr="00000000">
        <w:rPr>
          <w:rFonts w:ascii="Roboto" w:cs="Roboto" w:eastAsia="Roboto" w:hAnsi="Roboto"/>
          <w:sz w:val="24"/>
          <w:szCs w:val="24"/>
          <w:rtl w:val="0"/>
        </w:rPr>
        <w:t xml:space="preserve"> Tempo Indeterminato.</w:t>
      </w:r>
    </w:p>
    <w:p w:rsidR="00000000" w:rsidDel="00000000" w:rsidP="00000000" w:rsidRDefault="00000000" w:rsidRPr="00000000" w14:paraId="000000DA">
      <w:pPr>
        <w:numPr>
          <w:ilvl w:val="0"/>
          <w:numId w:val="4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Anzianità:</w:t>
      </w:r>
      <w:r w:rsidDel="00000000" w:rsidR="00000000" w:rsidRPr="00000000">
        <w:rPr>
          <w:rFonts w:ascii="Roboto" w:cs="Roboto" w:eastAsia="Roboto" w:hAnsi="Roboto"/>
          <w:sz w:val="24"/>
          <w:szCs w:val="24"/>
          <w:rtl w:val="0"/>
        </w:rPr>
        <w:t xml:space="preserve"> Minimo 3-6 mesi di assunzione (superamento periodo di prova).</w:t>
      </w:r>
    </w:p>
    <w:p w:rsidR="00000000" w:rsidDel="00000000" w:rsidP="00000000" w:rsidRDefault="00000000" w:rsidRPr="00000000" w14:paraId="000000DB">
      <w:pPr>
        <w:numPr>
          <w:ilvl w:val="0"/>
          <w:numId w:val="4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TFR:</w:t>
      </w:r>
      <w:r w:rsidDel="00000000" w:rsidR="00000000" w:rsidRPr="00000000">
        <w:rPr>
          <w:rFonts w:ascii="Roboto" w:cs="Roboto" w:eastAsia="Roboto" w:hAnsi="Roboto"/>
          <w:sz w:val="24"/>
          <w:szCs w:val="24"/>
          <w:rtl w:val="0"/>
        </w:rPr>
        <w:t xml:space="preserve"> Una somma minima accantonata (anche in fondi pensione integrativi).</w:t>
      </w:r>
    </w:p>
    <w:p w:rsidR="00000000" w:rsidDel="00000000" w:rsidP="00000000" w:rsidRDefault="00000000" w:rsidRPr="00000000" w14:paraId="000000DC">
      <w:pPr>
        <w:numPr>
          <w:ilvl w:val="0"/>
          <w:numId w:val="49"/>
        </w:numPr>
        <w:spacing w:after="240" w:before="0" w:beforeAutospacing="0" w:lineRule="auto"/>
        <w:ind w:left="720" w:hanging="360"/>
        <w:rPr>
          <w:del w:author="NICHOLAS BIOFINANCE" w:id="7" w:date="2026-02-13T12:00:44Z"/>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Azienda:</w:t>
      </w:r>
      <w:r w:rsidDel="00000000" w:rsidR="00000000" w:rsidRPr="00000000">
        <w:rPr>
          <w:rFonts w:ascii="Roboto" w:cs="Roboto" w:eastAsia="Roboto" w:hAnsi="Roboto"/>
          <w:sz w:val="24"/>
          <w:szCs w:val="24"/>
          <w:rtl w:val="0"/>
        </w:rPr>
        <w:t xml:space="preserve"> SRL, SPA o Cooperative con almeno 16 dipendenti </w:t>
      </w:r>
      <w:del w:author="NICHOLAS BIOFINANCE" w:id="7" w:date="2026-02-13T12:00:44Z">
        <w:r w:rsidDel="00000000" w:rsidR="00000000" w:rsidRPr="00000000">
          <w:rPr>
            <w:rFonts w:ascii="Roboto" w:cs="Roboto" w:eastAsia="Roboto" w:hAnsi="Roboto"/>
            <w:sz w:val="24"/>
            <w:szCs w:val="24"/>
            <w:rtl w:val="0"/>
          </w:rPr>
          <w:delText xml:space="preserve">(per le aziende più piccole valutiamo caso per caso).</w:delText>
        </w:r>
      </w:del>
    </w:p>
    <w:p w:rsidR="00000000" w:rsidDel="00000000" w:rsidP="00000000" w:rsidRDefault="00000000" w:rsidRPr="00000000" w14:paraId="000000DD">
      <w:pPr>
        <w:numPr>
          <w:ilvl w:val="0"/>
          <w:numId w:val="49"/>
        </w:numPr>
        <w:spacing w:after="240" w:before="240" w:lineRule="auto"/>
        <w:ind w:left="720" w:hanging="360"/>
        <w:rPr>
          <w:rFonts w:ascii="Roboto" w:cs="Roboto" w:eastAsia="Roboto" w:hAnsi="Roboto"/>
          <w:sz w:val="24"/>
          <w:szCs w:val="24"/>
          <w:rPrChange w:author="NICHOLAS BIOFINANCE" w:id="8" w:date="2026-02-13T12:00:44Z">
            <w:rPr>
              <w:rFonts w:ascii="Roboto" w:cs="Roboto" w:eastAsia="Roboto" w:hAnsi="Roboto"/>
              <w:b w:val="1"/>
              <w:bCs w:val="1"/>
              <w:sz w:val="24"/>
              <w:szCs w:val="24"/>
            </w:rPr>
          </w:rPrChange>
        </w:rPr>
        <w:pPrChange w:author="NICHOLAS BIOFINANCE" w:id="0" w:date="2026-02-13T12:00:44Z">
          <w:pPr>
            <w:spacing w:after="240" w:before="240" w:lineRule="auto"/>
          </w:pPr>
        </w:pPrChange>
      </w:pPr>
      <w:r w:rsidDel="00000000" w:rsidR="00000000" w:rsidRPr="00000000">
        <w:rPr>
          <w:rFonts w:ascii="Roboto" w:cs="Roboto" w:eastAsia="Roboto" w:hAnsi="Roboto"/>
          <w:b w:val="1"/>
          <w:bCs w:val="1"/>
          <w:sz w:val="24"/>
          <w:szCs w:val="24"/>
          <w:rtl w:val="0"/>
        </w:rPr>
        <w:t xml:space="preserve">H2: I Vantaggi Biofinance per i Privati</w:t>
      </w:r>
    </w:p>
    <w:p w:rsidR="00000000" w:rsidDel="00000000" w:rsidP="00000000" w:rsidRDefault="00000000" w:rsidRPr="00000000" w14:paraId="000000DE">
      <w:pPr>
        <w:numPr>
          <w:ilvl w:val="0"/>
          <w:numId w:val="5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Acconto Immediato:</w:t>
      </w:r>
      <w:r w:rsidDel="00000000" w:rsidR="00000000" w:rsidRPr="00000000">
        <w:rPr>
          <w:rFonts w:ascii="Roboto" w:cs="Roboto" w:eastAsia="Roboto" w:hAnsi="Roboto"/>
          <w:sz w:val="24"/>
          <w:szCs w:val="24"/>
          <w:rtl w:val="0"/>
        </w:rPr>
        <w:t xml:space="preserve"> Possiamo erogare un acconto subito dopo la firma del contratto, prima ancora che la pratica sia conclusa.</w:t>
      </w:r>
    </w:p>
    <w:p w:rsidR="00000000" w:rsidDel="00000000" w:rsidP="00000000" w:rsidRDefault="00000000" w:rsidRPr="00000000" w14:paraId="000000DF">
      <w:pPr>
        <w:numPr>
          <w:ilvl w:val="0"/>
          <w:numId w:val="5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Nessuna Motivazione:</w:t>
      </w:r>
      <w:r w:rsidDel="00000000" w:rsidR="00000000" w:rsidRPr="00000000">
        <w:rPr>
          <w:rFonts w:ascii="Roboto" w:cs="Roboto" w:eastAsia="Roboto" w:hAnsi="Roboto"/>
          <w:sz w:val="24"/>
          <w:szCs w:val="24"/>
          <w:rtl w:val="0"/>
        </w:rPr>
        <w:t xml:space="preserve"> Acquisto auto, ristrutturazione, viaggi o liquidità. Non ci serve sapere il perché.</w:t>
      </w:r>
    </w:p>
    <w:p w:rsidR="00000000" w:rsidDel="00000000" w:rsidP="00000000" w:rsidRDefault="00000000" w:rsidRPr="00000000" w14:paraId="000000E0">
      <w:pPr>
        <w:numPr>
          <w:ilvl w:val="0"/>
          <w:numId w:val="5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Rata Costante:</w:t>
      </w:r>
      <w:r w:rsidDel="00000000" w:rsidR="00000000" w:rsidRPr="00000000">
        <w:rPr>
          <w:rFonts w:ascii="Roboto" w:cs="Roboto" w:eastAsia="Roboto" w:hAnsi="Roboto"/>
          <w:sz w:val="24"/>
          <w:szCs w:val="24"/>
          <w:rtl w:val="0"/>
        </w:rPr>
        <w:t xml:space="preserve"> Trattenuta diretta in busta paga. Nessun rischio di ritardi.</w:t>
      </w:r>
    </w:p>
    <w:p w:rsidR="00000000" w:rsidDel="00000000" w:rsidP="00000000" w:rsidRDefault="00000000" w:rsidRPr="00000000" w14:paraId="000000E1">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Soluzioni su Misura per la tua Azienda</w:t>
      </w:r>
      <w:r w:rsidDel="00000000" w:rsidR="00000000" w:rsidRPr="00000000">
        <w:rPr>
          <w:rFonts w:ascii="Roboto" w:cs="Roboto" w:eastAsia="Roboto" w:hAnsi="Roboto"/>
          <w:sz w:val="24"/>
          <w:szCs w:val="24"/>
          <w:rtl w:val="0"/>
        </w:rPr>
        <w:t xml:space="preserve"> Non tutte le aziende sono uguali. Abbiamo creato canali preferenziali:</w:t>
      </w:r>
    </w:p>
    <w:p w:rsidR="00000000" w:rsidDel="00000000" w:rsidP="00000000" w:rsidRDefault="00000000" w:rsidRPr="00000000" w14:paraId="000000E2">
      <w:pPr>
        <w:numPr>
          <w:ilvl w:val="0"/>
          <w:numId w:val="2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Lavori in una Grande Azienda? (es. Luxottica, Ferrero, FCA)</w:t>
      </w:r>
      <w:r w:rsidDel="00000000" w:rsidR="00000000" w:rsidRPr="00000000">
        <w:rPr>
          <w:rFonts w:ascii="Roboto" w:cs="Roboto" w:eastAsia="Roboto" w:hAnsi="Roboto"/>
          <w:sz w:val="24"/>
          <w:szCs w:val="24"/>
          <w:rtl w:val="0"/>
        </w:rPr>
        <w:t xml:space="preserve"> Le "Top Companies" godono di tassi paragonabili a quelli statali.</w:t>
      </w:r>
    </w:p>
    <w:p w:rsidR="00000000" w:rsidDel="00000000" w:rsidP="00000000" w:rsidRDefault="00000000" w:rsidRPr="00000000" w14:paraId="000000E3">
      <w:pPr>
        <w:numPr>
          <w:ilvl w:val="1"/>
          <w:numId w:val="20"/>
        </w:numPr>
        <w:spacing w:after="0" w:afterAutospacing="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[Internal Link]: </w:t>
      </w:r>
      <w:r w:rsidDel="00000000" w:rsidR="00000000" w:rsidRPr="00000000">
        <w:rPr>
          <w:rFonts w:ascii="Roboto" w:cs="Roboto" w:eastAsia="Roboto" w:hAnsi="Roboto"/>
          <w:b w:val="1"/>
          <w:bCs w:val="1"/>
          <w:sz w:val="24"/>
          <w:szCs w:val="24"/>
          <w:rtl w:val="0"/>
        </w:rPr>
        <w:t xml:space="preserve">Vai ai Prestiti Grandi Aziende</w:t>
      </w:r>
    </w:p>
    <w:p w:rsidR="00000000" w:rsidDel="00000000" w:rsidP="00000000" w:rsidRDefault="00000000" w:rsidRPr="00000000" w14:paraId="000000E4">
      <w:pPr>
        <w:numPr>
          <w:ilvl w:val="0"/>
          <w:numId w:val="2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Sei stato assunto da poco?</w:t>
      </w:r>
      <w:r w:rsidDel="00000000" w:rsidR="00000000" w:rsidRPr="00000000">
        <w:rPr>
          <w:rFonts w:ascii="Roboto" w:cs="Roboto" w:eastAsia="Roboto" w:hAnsi="Roboto"/>
          <w:sz w:val="24"/>
          <w:szCs w:val="24"/>
          <w:rtl w:val="0"/>
        </w:rPr>
        <w:t xml:space="preserve"> Sei un neoassunto ma hai bisogno di liquidità? Scopri le opzioni limitate ma possibili.</w:t>
      </w:r>
    </w:p>
    <w:p w:rsidR="00000000" w:rsidDel="00000000" w:rsidP="00000000" w:rsidRDefault="00000000" w:rsidRPr="00000000" w14:paraId="000000E5">
      <w:pPr>
        <w:numPr>
          <w:ilvl w:val="1"/>
          <w:numId w:val="20"/>
        </w:numPr>
        <w:spacing w:after="240" w:before="0" w:beforeAutospacing="0" w:lineRule="auto"/>
        <w:ind w:left="144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[Internal Link]: </w:t>
      </w:r>
      <w:r w:rsidDel="00000000" w:rsidR="00000000" w:rsidRPr="00000000">
        <w:rPr>
          <w:rFonts w:ascii="Roboto" w:cs="Roboto" w:eastAsia="Roboto" w:hAnsi="Roboto"/>
          <w:b w:val="1"/>
          <w:bCs w:val="1"/>
          <w:sz w:val="24"/>
          <w:szCs w:val="24"/>
          <w:rtl w:val="0"/>
        </w:rPr>
        <w:t xml:space="preserve">Vai ai Prestiti Neoassunti</w:t>
      </w:r>
    </w:p>
    <w:p w:rsidR="00000000" w:rsidDel="00000000" w:rsidP="00000000" w:rsidRDefault="00000000" w:rsidRPr="00000000" w14:paraId="000000E6">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7">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8">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9">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A">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B">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C">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D">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E">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EF">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0">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1">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2">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3">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4">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5">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6">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F7">
      <w:pP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b w:val="1"/>
          <w:bCs w:val="1"/>
          <w:color w:val="000000"/>
          <w:sz w:val="26"/>
          <w:szCs w:val="26"/>
          <w:rtl w:val="0"/>
        </w:rPr>
        <w:t xml:space="preserve">PAGINA 6: PRESTITI DIPENDENTI GRANDI AZIENDE </w:t>
      </w:r>
      <w:r w:rsidDel="00000000" w:rsidR="00000000" w:rsidRPr="00000000">
        <w:rPr>
          <w:rtl w:val="0"/>
        </w:rPr>
      </w:r>
    </w:p>
    <w:p w:rsidR="00000000" w:rsidDel="00000000" w:rsidP="00000000" w:rsidRDefault="00000000" w:rsidRPr="00000000" w14:paraId="000000F8">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kmnyyglb7grg" w:id="38"/>
      <w:bookmarkEnd w:id="38"/>
      <w:r w:rsidDel="00000000" w:rsidR="00000000" w:rsidRPr="00000000">
        <w:rPr>
          <w:rFonts w:ascii="Roboto" w:cs="Roboto" w:eastAsia="Roboto" w:hAnsi="Roboto"/>
          <w:b w:val="1"/>
          <w:bCs w:val="1"/>
          <w:color w:val="000000"/>
          <w:sz w:val="22"/>
          <w:szCs w:val="22"/>
          <w:rtl w:val="0"/>
        </w:rPr>
        <w:t xml:space="preserve">1. Meta Data</w:t>
      </w:r>
    </w:p>
    <w:p w:rsidR="00000000" w:rsidDel="00000000" w:rsidP="00000000" w:rsidRDefault="00000000" w:rsidRPr="00000000" w14:paraId="000000F9">
      <w:pPr>
        <w:numPr>
          <w:ilvl w:val="0"/>
          <w:numId w:val="1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rtl w:val="0"/>
        </w:rPr>
        <w:t xml:space="preserve">Meta Title:</w:t>
      </w:r>
      <w:r w:rsidDel="00000000" w:rsidR="00000000" w:rsidRPr="00000000">
        <w:rPr>
          <w:rFonts w:ascii="Roboto" w:cs="Roboto" w:eastAsia="Roboto" w:hAnsi="Roboto"/>
          <w:sz w:val="24"/>
          <w:szCs w:val="24"/>
          <w:rtl w:val="0"/>
        </w:rPr>
        <w:t xml:space="preserve"> Prestiti Dipendenti Grandi Aziende: Tassi Agevolati SPA/SRL</w:t>
      </w:r>
    </w:p>
    <w:p w:rsidR="00000000" w:rsidDel="00000000" w:rsidP="00000000" w:rsidRDefault="00000000" w:rsidRPr="00000000" w14:paraId="000000FA">
      <w:pPr>
        <w:numPr>
          <w:ilvl w:val="0"/>
          <w:numId w:val="1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Meta Description:</w:t>
      </w:r>
      <w:r w:rsidDel="00000000" w:rsidR="00000000" w:rsidRPr="00000000">
        <w:rPr>
          <w:rFonts w:ascii="Roboto" w:cs="Roboto" w:eastAsia="Roboto" w:hAnsi="Roboto"/>
          <w:sz w:val="24"/>
          <w:szCs w:val="24"/>
          <w:rtl w:val="0"/>
        </w:rPr>
        <w:t xml:space="preserve"> Lavori in Luxottica, Ferrero, Enel o grandi SPA? Scopri i tassi scontati Biofinance riservati ai dipendenti di Top Companies italiane. Calcola rata.</w:t>
      </w:r>
    </w:p>
    <w:p w:rsidR="00000000" w:rsidDel="00000000" w:rsidP="00000000" w:rsidRDefault="00000000" w:rsidRPr="00000000" w14:paraId="000000FB">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75lj8e3s6cpj" w:id="39"/>
      <w:bookmarkEnd w:id="39"/>
      <w:r w:rsidDel="00000000" w:rsidR="00000000" w:rsidRPr="00000000">
        <w:rPr>
          <w:rFonts w:ascii="Roboto" w:cs="Roboto" w:eastAsia="Roboto" w:hAnsi="Roboto"/>
          <w:b w:val="1"/>
          <w:bCs w:val="1"/>
          <w:color w:val="000000"/>
          <w:sz w:val="22"/>
          <w:szCs w:val="22"/>
          <w:rtl w:val="0"/>
        </w:rPr>
        <w:t xml:space="preserve">2. Struttura dei Contenuti</w:t>
      </w:r>
    </w:p>
    <w:p w:rsidR="00000000" w:rsidDel="00000000" w:rsidP="00000000" w:rsidRDefault="00000000" w:rsidRPr="00000000" w14:paraId="000000FC">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H1: Convenzioni Grandi Aziende: Il Welfare che si trasforma in Credito.</w:t>
      </w:r>
    </w:p>
    <w:p w:rsidR="00000000" w:rsidDel="00000000" w:rsidP="00000000" w:rsidRDefault="00000000" w:rsidRPr="00000000" w14:paraId="000000F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Lavorare in una grande realtà italiana non significa solo prestigio, ma anche </w:t>
      </w:r>
      <w:r w:rsidDel="00000000" w:rsidR="00000000" w:rsidRPr="00000000">
        <w:rPr>
          <w:rFonts w:ascii="Roboto" w:cs="Roboto" w:eastAsia="Roboto" w:hAnsi="Roboto"/>
          <w:b w:val="1"/>
          <w:bCs w:val="1"/>
          <w:sz w:val="24"/>
          <w:szCs w:val="24"/>
          <w:rtl w:val="0"/>
        </w:rPr>
        <w:t xml:space="preserve">vantaggi finanziari esclusivi</w:t>
      </w:r>
      <w:r w:rsidDel="00000000" w:rsidR="00000000" w:rsidRPr="00000000">
        <w:rPr>
          <w:rFonts w:ascii="Roboto" w:cs="Roboto" w:eastAsia="Roboto" w:hAnsi="Roboto"/>
          <w:sz w:val="24"/>
          <w:szCs w:val="24"/>
          <w:rtl w:val="0"/>
        </w:rPr>
        <w:t xml:space="preserve">. In Biofinance, classifichiamo le aziende in base a un rating di affidabilità (Coefficiente Assicurativo). Se sei dipendente di una "Top Company", il rischio per noi è bassissimo. Questo si traduce per te in </w:t>
      </w:r>
      <w:r w:rsidDel="00000000" w:rsidR="00000000" w:rsidRPr="00000000">
        <w:rPr>
          <w:rFonts w:ascii="Roboto" w:cs="Roboto" w:eastAsia="Roboto" w:hAnsi="Roboto"/>
          <w:b w:val="1"/>
          <w:bCs w:val="1"/>
          <w:sz w:val="24"/>
          <w:szCs w:val="24"/>
          <w:rtl w:val="0"/>
        </w:rPr>
        <w:t xml:space="preserve">Tassi TAN e TAEG ai minimi storici</w:t>
      </w:r>
      <w:r w:rsidDel="00000000" w:rsidR="00000000" w:rsidRPr="00000000">
        <w:rPr>
          <w:rFonts w:ascii="Roboto" w:cs="Roboto" w:eastAsia="Roboto" w:hAnsi="Roboto"/>
          <w:sz w:val="24"/>
          <w:szCs w:val="24"/>
          <w:rtl w:val="0"/>
        </w:rPr>
        <w:t xml:space="preserve">, spesso inferiori di 1 o 2 punti percentuali rispetto alla media di mercato.</w:t>
      </w:r>
    </w:p>
    <w:p w:rsidR="00000000" w:rsidDel="00000000" w:rsidP="00000000" w:rsidRDefault="00000000" w:rsidRPr="00000000" w14:paraId="000000FE">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Sei dipendente di uno di questi Brand?</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(Blocco Semantico GEO - Elenco non esaustivo ma strategico)</w:t>
      </w:r>
      <w:r w:rsidDel="00000000" w:rsidR="00000000" w:rsidRPr="00000000">
        <w:rPr>
          <w:rFonts w:ascii="Roboto" w:cs="Roboto" w:eastAsia="Roboto" w:hAnsi="Roboto"/>
          <w:sz w:val="24"/>
          <w:szCs w:val="24"/>
          <w:rtl w:val="0"/>
        </w:rPr>
        <w:t xml:space="preserve"> Abbiamo gestito con successo pratiche per dipendenti di realtà come:</w:t>
      </w:r>
      <w:ins w:author="NICHOLAS BIOFINANCE" w:id="9" w:date="2026-02-13T12:01:46Z">
        <w:r w:rsidDel="00000000" w:rsidR="00000000" w:rsidRPr="00000000">
          <w:rPr>
            <w:rFonts w:ascii="Roboto" w:cs="Roboto" w:eastAsia="Roboto" w:hAnsi="Roboto"/>
            <w:sz w:val="24"/>
            <w:szCs w:val="24"/>
            <w:rtl w:val="0"/>
          </w:rPr>
          <w:t xml:space="preserve"> QUI MAGARI AUMENTEREI I NOMI DELLE AZIENDE</w:t>
        </w:r>
      </w:ins>
      <w:r w:rsidDel="00000000" w:rsidR="00000000" w:rsidRPr="00000000">
        <w:rPr>
          <w:rtl w:val="0"/>
        </w:rPr>
      </w:r>
    </w:p>
    <w:p w:rsidR="00000000" w:rsidDel="00000000" w:rsidP="00000000" w:rsidRDefault="00000000" w:rsidRPr="00000000" w14:paraId="000000FF">
      <w:pPr>
        <w:numPr>
          <w:ilvl w:val="0"/>
          <w:numId w:val="1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Settore Alimentare:</w:t>
      </w:r>
      <w:r w:rsidDel="00000000" w:rsidR="00000000" w:rsidRPr="00000000">
        <w:rPr>
          <w:rFonts w:ascii="Roboto" w:cs="Roboto" w:eastAsia="Roboto" w:hAnsi="Roboto"/>
          <w:sz w:val="24"/>
          <w:szCs w:val="24"/>
          <w:rtl w:val="0"/>
        </w:rPr>
        <w:t xml:space="preserve"> Ferrero, Barilla, Lavazza, Parmalat.</w:t>
      </w:r>
    </w:p>
    <w:p w:rsidR="00000000" w:rsidDel="00000000" w:rsidP="00000000" w:rsidRDefault="00000000" w:rsidRPr="00000000" w14:paraId="00000100">
      <w:pPr>
        <w:numPr>
          <w:ilvl w:val="0"/>
          <w:numId w:val="1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Industria e Manifattura:</w:t>
      </w:r>
      <w:r w:rsidDel="00000000" w:rsidR="00000000" w:rsidRPr="00000000">
        <w:rPr>
          <w:rFonts w:ascii="Roboto" w:cs="Roboto" w:eastAsia="Roboto" w:hAnsi="Roboto"/>
          <w:sz w:val="24"/>
          <w:szCs w:val="24"/>
          <w:rtl w:val="0"/>
        </w:rPr>
        <w:t xml:space="preserve"> Luxottica, Leonardo, Pirelli, Brembo.</w:t>
      </w:r>
    </w:p>
    <w:p w:rsidR="00000000" w:rsidDel="00000000" w:rsidP="00000000" w:rsidRDefault="00000000" w:rsidRPr="00000000" w14:paraId="00000101">
      <w:pPr>
        <w:numPr>
          <w:ilvl w:val="0"/>
          <w:numId w:val="1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Energia e Servizi:</w:t>
      </w:r>
      <w:r w:rsidDel="00000000" w:rsidR="00000000" w:rsidRPr="00000000">
        <w:rPr>
          <w:rFonts w:ascii="Roboto" w:cs="Roboto" w:eastAsia="Roboto" w:hAnsi="Roboto"/>
          <w:sz w:val="24"/>
          <w:szCs w:val="24"/>
          <w:rtl w:val="0"/>
        </w:rPr>
        <w:t xml:space="preserve"> Enel, Eni, A2A, Hera, Acea.</w:t>
      </w:r>
    </w:p>
    <w:p w:rsidR="00000000" w:rsidDel="00000000" w:rsidP="00000000" w:rsidRDefault="00000000" w:rsidRPr="00000000" w14:paraId="00000102">
      <w:pPr>
        <w:numPr>
          <w:ilvl w:val="0"/>
          <w:numId w:val="1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Trasporti e Logistica:</w:t>
      </w:r>
      <w:r w:rsidDel="00000000" w:rsidR="00000000" w:rsidRPr="00000000">
        <w:rPr>
          <w:rFonts w:ascii="Roboto" w:cs="Roboto" w:eastAsia="Roboto" w:hAnsi="Roboto"/>
          <w:sz w:val="24"/>
          <w:szCs w:val="24"/>
          <w:rtl w:val="0"/>
        </w:rPr>
        <w:t xml:space="preserve"> Trenitalia, Italo, Poste Italiane, MSC.</w:t>
      </w:r>
    </w:p>
    <w:p w:rsidR="00000000" w:rsidDel="00000000" w:rsidP="00000000" w:rsidRDefault="00000000" w:rsidRPr="00000000" w14:paraId="00000103">
      <w:pPr>
        <w:numPr>
          <w:ilvl w:val="0"/>
          <w:numId w:val="1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GDO e Retail:</w:t>
      </w:r>
      <w:r w:rsidDel="00000000" w:rsidR="00000000" w:rsidRPr="00000000">
        <w:rPr>
          <w:rFonts w:ascii="Roboto" w:cs="Roboto" w:eastAsia="Roboto" w:hAnsi="Roboto"/>
          <w:sz w:val="24"/>
          <w:szCs w:val="24"/>
          <w:rtl w:val="0"/>
        </w:rPr>
        <w:t xml:space="preserve"> Esselunga, Coop, Conad, Carrefour, Ikea.</w:t>
      </w:r>
    </w:p>
    <w:p w:rsidR="00000000" w:rsidDel="00000000" w:rsidP="00000000" w:rsidRDefault="00000000" w:rsidRPr="00000000" w14:paraId="00000104">
      <w:pP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Il tuo brand non è in lista? Se la tua azienda ha più di 50 dipendenti e un capitale sociale solido, rientri comunque nella fascia "Prime".</w:t>
      </w:r>
    </w:p>
    <w:p w:rsidR="00000000" w:rsidDel="00000000" w:rsidP="00000000" w:rsidRDefault="00000000" w:rsidRPr="00000000" w14:paraId="00000105">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Perché il Tasso è più basso?</w:t>
      </w:r>
      <w:r w:rsidDel="00000000" w:rsidR="00000000" w:rsidRPr="00000000">
        <w:rPr>
          <w:rFonts w:ascii="Roboto" w:cs="Roboto" w:eastAsia="Roboto" w:hAnsi="Roboto"/>
          <w:sz w:val="24"/>
          <w:szCs w:val="24"/>
          <w:rtl w:val="0"/>
        </w:rPr>
        <w:t xml:space="preserve"> La logica è tecnica ma semplice:</w:t>
      </w:r>
    </w:p>
    <w:p w:rsidR="00000000" w:rsidDel="00000000" w:rsidP="00000000" w:rsidRDefault="00000000" w:rsidRPr="00000000" w14:paraId="00000106">
      <w:pPr>
        <w:numPr>
          <w:ilvl w:val="0"/>
          <w:numId w:val="5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Solidità del TFR:</w:t>
      </w:r>
      <w:r w:rsidDel="00000000" w:rsidR="00000000" w:rsidRPr="00000000">
        <w:rPr>
          <w:rFonts w:ascii="Roboto" w:cs="Roboto" w:eastAsia="Roboto" w:hAnsi="Roboto"/>
          <w:sz w:val="24"/>
          <w:szCs w:val="24"/>
          <w:rtl w:val="0"/>
        </w:rPr>
        <w:t xml:space="preserve"> Le grandi aziende accantonano il TFR regolarmente o lo versano in fondi sicuri. Questo è una garanzia d'oro per le assicurazioni.</w:t>
      </w:r>
    </w:p>
    <w:p w:rsidR="00000000" w:rsidDel="00000000" w:rsidP="00000000" w:rsidRDefault="00000000" w:rsidRPr="00000000" w14:paraId="00000107">
      <w:pPr>
        <w:numPr>
          <w:ilvl w:val="0"/>
          <w:numId w:val="5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Basso Turnover:</w:t>
      </w:r>
      <w:r w:rsidDel="00000000" w:rsidR="00000000" w:rsidRPr="00000000">
        <w:rPr>
          <w:rFonts w:ascii="Roboto" w:cs="Roboto" w:eastAsia="Roboto" w:hAnsi="Roboto"/>
          <w:sz w:val="24"/>
          <w:szCs w:val="24"/>
          <w:rtl w:val="0"/>
        </w:rPr>
        <w:t xml:space="preserve"> La stabilità lavorativa in queste aziende riduce il "Rischio Impiego".</w:t>
      </w:r>
    </w:p>
    <w:p w:rsidR="00000000" w:rsidDel="00000000" w:rsidP="00000000" w:rsidRDefault="00000000" w:rsidRPr="00000000" w14:paraId="00000108">
      <w:pPr>
        <w:numPr>
          <w:ilvl w:val="0"/>
          <w:numId w:val="54"/>
        </w:numPr>
        <w:spacing w:after="0" w:afterAutospacing="0" w:before="0" w:beforeAutospacing="0" w:lineRule="auto"/>
        <w:ind w:left="720" w:hanging="360"/>
        <w:rPr>
          <w:ins w:author="NICHOLAS BIOFINANCE" w:id="10" w:date="2026-02-13T12:02:29Z"/>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Procedure Digitalizzate:</w:t>
      </w:r>
      <w:r w:rsidDel="00000000" w:rsidR="00000000" w:rsidRPr="00000000">
        <w:rPr>
          <w:rFonts w:ascii="Roboto" w:cs="Roboto" w:eastAsia="Roboto" w:hAnsi="Roboto"/>
          <w:sz w:val="24"/>
          <w:szCs w:val="24"/>
          <w:rtl w:val="0"/>
        </w:rPr>
        <w:t xml:space="preserve"> Le amministrazioni HR di grandi gruppi (es. uffici del personale centralizzati) gestiscono le notifiche di Cessione via PEC in tempi record. Meno burocrazia = Meno costi per noi = Tasso più basso per te.</w:t>
      </w:r>
      <w:ins w:author="NICHOLAS BIOFINANCE" w:id="10" w:date="2026-02-13T12:02:29Z">
        <w:r w:rsidDel="00000000" w:rsidR="00000000" w:rsidRPr="00000000">
          <w:rPr>
            <w:rtl w:val="0"/>
          </w:rPr>
        </w:r>
      </w:ins>
    </w:p>
    <w:p w:rsidR="00000000" w:rsidDel="00000000" w:rsidP="00000000" w:rsidRDefault="00000000" w:rsidRPr="00000000" w14:paraId="00000109">
      <w:pPr>
        <w:spacing w:after="240" w:before="0" w:beforeAutospacing="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Change w:author="NICHOLAS BIOFINANCE" w:id="11" w:date="2026-02-13T12:02:29Z">
            <w:rPr>
              <w:rFonts w:ascii="Roboto" w:cs="Roboto" w:eastAsia="Roboto" w:hAnsi="Roboto"/>
              <w:sz w:val="24"/>
              <w:szCs w:val="24"/>
            </w:rPr>
          </w:rPrChange>
        </w:rPr>
        <w:pPrChange w:author="NICHOLAS BIOFINANCE" w:id="0" w:date="2026-02-13T12:02:29Z">
          <w:pPr>
            <w:numPr>
              <w:ilvl w:val="0"/>
              <w:numId w:val="54"/>
            </w:numPr>
            <w:spacing w:after="240" w:before="240" w:lineRule="auto"/>
            <w:ind w:left="720" w:hanging="360"/>
          </w:pPr>
        </w:pPrChange>
      </w:pPr>
      <w:ins w:author="NICHOLAS BIOFINANCE" w:id="10" w:date="2026-02-13T12:02:29Z">
        <w:r w:rsidDel="00000000" w:rsidR="00000000" w:rsidRPr="00000000">
          <w:rPr>
            <w:rFonts w:ascii="Roboto" w:cs="Roboto" w:eastAsia="Roboto" w:hAnsi="Roboto"/>
            <w:sz w:val="24"/>
            <w:szCs w:val="24"/>
            <w:rtl w:val="0"/>
          </w:rPr>
          <w:t xml:space="preserve">ANCHE QUI CANCELLO CHE DOVREBBE APPROVARE COMPLIANCE</w:t>
        </w:r>
      </w:ins>
      <w:r w:rsidDel="00000000" w:rsidR="00000000" w:rsidRPr="00000000">
        <w:rPr>
          <w:rtl w:val="0"/>
        </w:rPr>
      </w:r>
    </w:p>
    <w:p w:rsidR="00000000" w:rsidDel="00000000" w:rsidP="00000000" w:rsidRDefault="00000000" w:rsidRPr="00000000" w14:paraId="0000010A">
      <w:pPr>
        <w:spacing w:after="240" w:before="240" w:lineRule="auto"/>
        <w:rPr>
          <w:del w:author="NICHOLAS BIOFINANCE" w:id="12" w:date="2026-02-13T12:02:18Z"/>
          <w:rFonts w:ascii="Roboto" w:cs="Roboto" w:eastAsia="Roboto" w:hAnsi="Roboto"/>
          <w:i w:val="1"/>
          <w:iCs w:val="1"/>
          <w:sz w:val="24"/>
          <w:szCs w:val="24"/>
        </w:rPr>
      </w:pPr>
      <w:commentRangeStart w:id="3"/>
      <w:r w:rsidDel="00000000" w:rsidR="00000000" w:rsidRPr="00000000">
        <w:rPr>
          <w:rFonts w:ascii="Roboto" w:cs="Roboto" w:eastAsia="Roboto" w:hAnsi="Roboto"/>
          <w:b w:val="1"/>
          <w:bCs w:val="1"/>
          <w:sz w:val="24"/>
          <w:szCs w:val="24"/>
          <w:rtl w:val="0"/>
        </w:rPr>
        <w:t xml:space="preserve">H2: </w:t>
      </w:r>
      <w:del w:author="NICHOLAS BIOFINANCE" w:id="12" w:date="2026-02-13T12:02:18Z">
        <w:r w:rsidDel="00000000" w:rsidR="00000000" w:rsidRPr="00000000">
          <w:rPr>
            <w:rFonts w:ascii="Roboto" w:cs="Roboto" w:eastAsia="Roboto" w:hAnsi="Roboto"/>
            <w:b w:val="1"/>
            <w:bCs w:val="1"/>
            <w:sz w:val="24"/>
            <w:szCs w:val="24"/>
            <w:rtl w:val="0"/>
          </w:rPr>
          <w:delText xml:space="preserve">Esempio di Risparmio "Top Company"</w:delText>
        </w:r>
        <w:r w:rsidDel="00000000" w:rsidR="00000000" w:rsidRPr="00000000">
          <w:rPr>
            <w:rFonts w:ascii="Roboto" w:cs="Roboto" w:eastAsia="Roboto" w:hAnsi="Roboto"/>
            <w:sz w:val="24"/>
            <w:szCs w:val="24"/>
            <w:rtl w:val="0"/>
          </w:rPr>
          <w:delText xml:space="preserve"> </w:delText>
        </w:r>
        <w:r w:rsidDel="00000000" w:rsidR="00000000" w:rsidRPr="00000000">
          <w:rPr>
            <w:rFonts w:ascii="Roboto" w:cs="Roboto" w:eastAsia="Roboto" w:hAnsi="Roboto"/>
            <w:i w:val="1"/>
            <w:iCs w:val="1"/>
            <w:sz w:val="24"/>
            <w:szCs w:val="24"/>
            <w:rtl w:val="0"/>
          </w:rPr>
          <w:delText xml:space="preserve">(Confronto Visivo)</w:delText>
        </w:r>
      </w:del>
      <w:ins w:author="NICHOLAS BIOFINANCE" w:id="12" w:date="2026-02-13T12:02:18Z">
        <w:del w:author="NICHOLAS BIOFINANCE" w:id="12" w:date="2026-02-13T12:02:18Z">
          <w:r w:rsidDel="00000000" w:rsidR="00000000" w:rsidRPr="00000000">
            <w:rPr>
              <w:rFonts w:ascii="Roboto" w:cs="Roboto" w:eastAsia="Roboto" w:hAnsi="Roboto"/>
              <w:i w:val="1"/>
              <w:iCs w:val="1"/>
              <w:sz w:val="24"/>
              <w:szCs w:val="24"/>
              <w:rtl w:val="0"/>
            </w:rPr>
            <w:delText xml:space="preserve"> </w:delText>
          </w:r>
        </w:del>
      </w:ins>
      <w:del w:author="NICHOLAS BIOFINANCE" w:id="12" w:date="2026-02-13T12:02:18Z">
        <w:r w:rsidDel="00000000" w:rsidR="00000000" w:rsidRPr="00000000">
          <w:rPr>
            <w:rtl w:val="0"/>
          </w:rPr>
        </w:r>
      </w:del>
    </w:p>
    <w:p w:rsidR="00000000" w:rsidDel="00000000" w:rsidP="00000000" w:rsidRDefault="00000000" w:rsidRPr="00000000" w14:paraId="0000010B">
      <w:pPr>
        <w:numPr>
          <w:ilvl w:val="0"/>
          <w:numId w:val="8"/>
        </w:numPr>
        <w:spacing w:after="0" w:afterAutospacing="0" w:before="240" w:lineRule="auto"/>
        <w:ind w:left="720" w:hanging="360"/>
        <w:rPr>
          <w:del w:author="NICHOLAS BIOFINANCE" w:id="12" w:date="2026-02-13T12:02:18Z"/>
          <w:rFonts w:ascii="Roboto" w:cs="Roboto" w:eastAsia="Roboto" w:hAnsi="Roboto"/>
          <w:sz w:val="24"/>
          <w:szCs w:val="24"/>
        </w:rPr>
      </w:pPr>
      <w:del w:author="NICHOLAS BIOFINANCE" w:id="12" w:date="2026-02-13T12:02:18Z">
        <w:r w:rsidDel="00000000" w:rsidR="00000000" w:rsidRPr="00000000">
          <w:rPr>
            <w:rFonts w:ascii="Roboto" w:cs="Roboto" w:eastAsia="Roboto" w:hAnsi="Roboto"/>
            <w:b w:val="1"/>
            <w:bCs w:val="1"/>
            <w:sz w:val="24"/>
            <w:szCs w:val="24"/>
            <w:rtl w:val="0"/>
          </w:rPr>
          <w:delText xml:space="preserve">Dipendente PMI (Piccola Azienda):</w:delText>
        </w:r>
        <w:r w:rsidDel="00000000" w:rsidR="00000000" w:rsidRPr="00000000">
          <w:rPr>
            <w:rFonts w:ascii="Roboto" w:cs="Roboto" w:eastAsia="Roboto" w:hAnsi="Roboto"/>
            <w:sz w:val="24"/>
            <w:szCs w:val="24"/>
            <w:rtl w:val="0"/>
          </w:rPr>
          <w:delText xml:space="preserve"> Rata € 250 x 120 mesi = Montante € 30.000 -&gt; Netto € 22.000</w:delText>
        </w:r>
      </w:del>
    </w:p>
    <w:p w:rsidR="00000000" w:rsidDel="00000000" w:rsidP="00000000" w:rsidRDefault="00000000" w:rsidRPr="00000000" w14:paraId="0000010C">
      <w:pPr>
        <w:numPr>
          <w:ilvl w:val="0"/>
          <w:numId w:val="8"/>
        </w:numPr>
        <w:spacing w:after="240" w:before="0" w:beforeAutospacing="0" w:lineRule="auto"/>
        <w:ind w:left="720" w:hanging="360"/>
        <w:rPr>
          <w:del w:author="NICHOLAS BIOFINANCE" w:id="12" w:date="2026-02-13T12:02:18Z"/>
          <w:rFonts w:ascii="Roboto" w:cs="Roboto" w:eastAsia="Roboto" w:hAnsi="Roboto"/>
          <w:sz w:val="24"/>
          <w:szCs w:val="24"/>
        </w:rPr>
      </w:pPr>
      <w:del w:author="NICHOLAS BIOFINANCE" w:id="12" w:date="2026-02-13T12:02:18Z">
        <w:r w:rsidDel="00000000" w:rsidR="00000000" w:rsidRPr="00000000">
          <w:rPr>
            <w:rFonts w:ascii="Roboto" w:cs="Roboto" w:eastAsia="Roboto" w:hAnsi="Roboto"/>
            <w:b w:val="1"/>
            <w:bCs w:val="1"/>
            <w:sz w:val="24"/>
            <w:szCs w:val="24"/>
            <w:rtl w:val="0"/>
          </w:rPr>
          <w:delText xml:space="preserve">Dipendente Top Company (es. Enel/Luxottica):</w:delText>
        </w:r>
        <w:r w:rsidDel="00000000" w:rsidR="00000000" w:rsidRPr="00000000">
          <w:rPr>
            <w:rFonts w:ascii="Roboto" w:cs="Roboto" w:eastAsia="Roboto" w:hAnsi="Roboto"/>
            <w:sz w:val="24"/>
            <w:szCs w:val="24"/>
            <w:rtl w:val="0"/>
          </w:rPr>
          <w:delText xml:space="preserve"> Rata € 250 x 120 mesi = Montante € 30.000 -&gt; </w:delText>
        </w:r>
        <w:r w:rsidDel="00000000" w:rsidR="00000000" w:rsidRPr="00000000">
          <w:rPr>
            <w:rFonts w:ascii="Roboto" w:cs="Roboto" w:eastAsia="Roboto" w:hAnsi="Roboto"/>
            <w:b w:val="1"/>
            <w:bCs w:val="1"/>
            <w:sz w:val="24"/>
            <w:szCs w:val="24"/>
            <w:rtl w:val="0"/>
          </w:rPr>
          <w:delText xml:space="preserve">Netto € 24.500</w:delText>
        </w:r>
        <w:r w:rsidDel="00000000" w:rsidR="00000000" w:rsidRPr="00000000">
          <w:rPr>
            <w:rFonts w:ascii="Roboto" w:cs="Roboto" w:eastAsia="Roboto" w:hAnsi="Roboto"/>
            <w:sz w:val="24"/>
            <w:szCs w:val="24"/>
            <w:rtl w:val="0"/>
          </w:rPr>
          <w:delText xml:space="preserve"> </w:delText>
        </w:r>
        <w:r w:rsidDel="00000000" w:rsidR="00000000" w:rsidRPr="00000000">
          <w:rPr>
            <w:rFonts w:ascii="Roboto" w:cs="Roboto" w:eastAsia="Roboto" w:hAnsi="Roboto"/>
            <w:i w:val="1"/>
            <w:iCs w:val="1"/>
            <w:sz w:val="24"/>
            <w:szCs w:val="24"/>
            <w:rtl w:val="0"/>
          </w:rPr>
          <w:delText xml:space="preserve">(A parità di rata, ottieni circa 2.500€ in più grazie ai tassi ridotti).</w:delText>
        </w:r>
        <w:commentRangeEnd w:id="3"/>
        <w:r w:rsidDel="00000000" w:rsidR="00000000" w:rsidRPr="00000000">
          <w:commentReference w:id="3"/>
        </w:r>
        <w:r w:rsidDel="00000000" w:rsidR="00000000" w:rsidRPr="00000000">
          <w:rPr>
            <w:rtl w:val="0"/>
          </w:rPr>
        </w:r>
      </w:del>
    </w:p>
    <w:p w:rsidR="00000000" w:rsidDel="00000000" w:rsidP="00000000" w:rsidRDefault="00000000" w:rsidRPr="00000000" w14:paraId="0000010D">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Richiedi la Quotazione "Prime"</w:t>
      </w:r>
      <w:r w:rsidDel="00000000" w:rsidR="00000000" w:rsidRPr="00000000">
        <w:rPr>
          <w:rFonts w:ascii="Roboto" w:cs="Roboto" w:eastAsia="Roboto" w:hAnsi="Roboto"/>
          <w:sz w:val="24"/>
          <w:szCs w:val="24"/>
          <w:rtl w:val="0"/>
        </w:rPr>
        <w:t xml:space="preserve"> Sei un dipendente di una grande azienda? Non accontentarti di un preventivo standard. Specifica il nome della tua azienda nel modulo per sbloccare le condizioni riservate.</w:t>
      </w:r>
    </w:p>
    <w:p w:rsidR="00000000" w:rsidDel="00000000" w:rsidP="00000000" w:rsidRDefault="00000000" w:rsidRPr="00000000" w14:paraId="0000010E">
      <w:pPr>
        <w:numPr>
          <w:ilvl w:val="0"/>
          <w:numId w:val="28"/>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[CTA Button]: </w:t>
      </w:r>
      <w:r w:rsidDel="00000000" w:rsidR="00000000" w:rsidRPr="00000000">
        <w:rPr>
          <w:rFonts w:ascii="Roboto" w:cs="Roboto" w:eastAsia="Roboto" w:hAnsi="Roboto"/>
          <w:b w:val="1"/>
          <w:bCs w:val="1"/>
          <w:sz w:val="24"/>
          <w:szCs w:val="24"/>
          <w:rtl w:val="0"/>
        </w:rPr>
        <w:t xml:space="preserve">CALCOLA PREVENTIVO GRANDI AZIENDE</w:t>
      </w:r>
    </w:p>
    <w:p w:rsidR="00000000" w:rsidDel="00000000" w:rsidP="00000000" w:rsidRDefault="00000000" w:rsidRPr="00000000" w14:paraId="0000010F">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dw7ojuam303s" w:id="40"/>
      <w:bookmarkEnd w:id="40"/>
      <w:r w:rsidDel="00000000" w:rsidR="00000000" w:rsidRPr="00000000">
        <w:rPr>
          <w:rFonts w:ascii="Roboto" w:cs="Roboto" w:eastAsia="Roboto" w:hAnsi="Roboto"/>
          <w:b w:val="1"/>
          <w:bCs w:val="1"/>
          <w:color w:val="000000"/>
          <w:sz w:val="22"/>
          <w:szCs w:val="22"/>
          <w:rtl w:val="0"/>
        </w:rPr>
        <w:t xml:space="preserve">3. FAQ </w:t>
      </w:r>
    </w:p>
    <w:p w:rsidR="00000000" w:rsidDel="00000000" w:rsidP="00000000" w:rsidRDefault="00000000" w:rsidRPr="00000000" w14:paraId="00000111">
      <w:pPr>
        <w:spacing w:after="240" w:before="240" w:lineRule="auto"/>
        <w:rPr>
          <w:ins w:author="NICHOLAS BIOFINANCE" w:id="13" w:date="2026-02-13T12:03:02Z"/>
          <w:rFonts w:ascii="Roboto" w:cs="Roboto" w:eastAsia="Roboto" w:hAnsi="Roboto"/>
          <w:sz w:val="24"/>
          <w:szCs w:val="24"/>
        </w:rPr>
      </w:pPr>
      <w:r w:rsidDel="00000000" w:rsidR="00000000" w:rsidRPr="00000000">
        <w:rPr>
          <w:rFonts w:ascii="Roboto" w:cs="Roboto" w:eastAsia="Roboto" w:hAnsi="Roboto"/>
          <w:b w:val="1"/>
          <w:bCs w:val="1"/>
          <w:rtl w:val="0"/>
        </w:rPr>
        <w:t xml:space="preserve">Domanda 1: La mia azienda (SRL) ha solo 8 dipendenti, posso chiedere la Cessione?</w:t>
      </w:r>
      <w:r w:rsidDel="00000000" w:rsidR="00000000" w:rsidRPr="00000000">
        <w:rPr>
          <w:rFonts w:ascii="Roboto" w:cs="Roboto" w:eastAsia="Roboto" w:hAnsi="Roboto"/>
          <w:sz w:val="24"/>
          <w:szCs w:val="24"/>
          <w:rtl w:val="0"/>
        </w:rPr>
        <w:t xml:space="preserve"> </w:t>
      </w:r>
      <w:ins w:author="NICHOLAS BIOFINANCE" w:id="13" w:date="2026-02-13T12:03:02Z">
        <w:r w:rsidDel="00000000" w:rsidR="00000000" w:rsidRPr="00000000">
          <w:rPr>
            <w:rtl w:val="0"/>
          </w:rPr>
        </w:r>
      </w:ins>
    </w:p>
    <w:p w:rsidR="00000000" w:rsidDel="00000000" w:rsidP="00000000" w:rsidRDefault="00000000" w:rsidRPr="00000000" w14:paraId="00000112">
      <w:pPr>
        <w:spacing w:after="240" w:before="240" w:lineRule="auto"/>
        <w:rPr>
          <w:del w:author="NICHOLAS BIOFINANCE" w:id="16" w:date="2026-02-13T12:02:58Z"/>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Risposta:</w:t>
      </w:r>
      <w:ins w:author="NICHOLAS BIOFINANCE" w:id="14" w:date="2026-02-13T12:03:08Z">
        <w:r w:rsidDel="00000000" w:rsidR="00000000" w:rsidRPr="00000000">
          <w:rPr>
            <w:rFonts w:ascii="Roboto" w:cs="Roboto" w:eastAsia="Roboto" w:hAnsi="Roboto"/>
            <w:i w:val="1"/>
            <w:iCs w:val="1"/>
            <w:sz w:val="24"/>
            <w:szCs w:val="24"/>
            <w:rtl w:val="0"/>
          </w:rPr>
          <w:t xml:space="preserve"> NON SI PUO’ FARE</w:t>
        </w:r>
      </w:ins>
      <w:r w:rsidDel="00000000" w:rsidR="00000000" w:rsidRPr="00000000">
        <w:rPr>
          <w:rFonts w:ascii="Roboto" w:cs="Roboto" w:eastAsia="Roboto" w:hAnsi="Roboto"/>
          <w:sz w:val="24"/>
          <w:szCs w:val="24"/>
          <w:rtl w:val="0"/>
        </w:rPr>
        <w:t xml:space="preserve"> </w:t>
      </w:r>
      <w:del w:author="NICHOLAS BIOFINANCE" w:id="15" w:date="2026-02-13T12:03:05Z">
        <w:r w:rsidDel="00000000" w:rsidR="00000000" w:rsidRPr="00000000">
          <w:rPr>
            <w:rFonts w:ascii="Roboto" w:cs="Roboto" w:eastAsia="Roboto" w:hAnsi="Roboto"/>
            <w:sz w:val="24"/>
            <w:szCs w:val="24"/>
            <w:rtl w:val="0"/>
          </w:rPr>
          <w:delText xml:space="preserve">Sì</w:delText>
        </w:r>
      </w:del>
      <w:r w:rsidDel="00000000" w:rsidR="00000000" w:rsidRPr="00000000">
        <w:rPr>
          <w:rFonts w:ascii="Roboto" w:cs="Roboto" w:eastAsia="Roboto" w:hAnsi="Roboto"/>
          <w:sz w:val="24"/>
          <w:szCs w:val="24"/>
          <w:rtl w:val="0"/>
        </w:rPr>
        <w:t xml:space="preserve">, </w:t>
      </w:r>
      <w:del w:author="NICHOLAS BIOFINANCE" w:id="16" w:date="2026-02-13T12:02:58Z">
        <w:r w:rsidDel="00000000" w:rsidR="00000000" w:rsidRPr="00000000">
          <w:rPr>
            <w:rFonts w:ascii="Roboto" w:cs="Roboto" w:eastAsia="Roboto" w:hAnsi="Roboto"/>
            <w:sz w:val="24"/>
            <w:szCs w:val="24"/>
            <w:rtl w:val="0"/>
          </w:rPr>
          <w:delText xml:space="preserve">ma la valutazione è più rigorosa. Per aziende sotto i 16 dipendenti, le compagnie assicurative richiedono bilanci in positivo e un TFR accantonato sufficiente. Biofinance lavora con partner specializzati anche per le piccole realtà (SAS/SRL minori), a patto che l'azienda sia sana.</w:delText>
        </w:r>
      </w:del>
      <w:ins w:author="NICHOLAS BIOFINANCE" w:id="16" w:date="2026-02-13T12:02:58Z">
        <w:del w:author="NICHOLAS BIOFINANCE" w:id="16" w:date="2026-02-13T12:02:58Z">
          <w:r w:rsidDel="00000000" w:rsidR="00000000" w:rsidRPr="00000000">
            <w:rPr>
              <w:rFonts w:ascii="Roboto" w:cs="Roboto" w:eastAsia="Roboto" w:hAnsi="Roboto"/>
              <w:sz w:val="24"/>
              <w:szCs w:val="24"/>
              <w:rtl w:val="0"/>
            </w:rPr>
            <w:delText xml:space="preserve"> </w:delText>
          </w:r>
        </w:del>
      </w:ins>
      <w:del w:author="NICHOLAS BIOFINANCE" w:id="16" w:date="2026-02-13T12:02:58Z">
        <w:r w:rsidDel="00000000" w:rsidR="00000000" w:rsidRPr="00000000">
          <w:rPr>
            <w:rtl w:val="0"/>
          </w:rPr>
        </w:r>
      </w:del>
    </w:p>
    <w:p w:rsidR="00000000" w:rsidDel="00000000" w:rsidP="00000000" w:rsidRDefault="00000000" w:rsidRPr="00000000" w14:paraId="00000113">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Domanda 2: L'azienda deve dare il consenso al prestito?</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Risposta:</w:t>
      </w:r>
      <w:r w:rsidDel="00000000" w:rsidR="00000000" w:rsidRPr="00000000">
        <w:rPr>
          <w:rFonts w:ascii="Roboto" w:cs="Roboto" w:eastAsia="Roboto" w:hAnsi="Roboto"/>
          <w:sz w:val="24"/>
          <w:szCs w:val="24"/>
          <w:rtl w:val="0"/>
        </w:rPr>
        <w:t xml:space="preserve"> Il datore di lavoro non può rifiutare la Cessione del Quinto per legge (è un diritto del dipendente), ma deve firmare l'Atto di Benestare e impegnarsi a trattenere la rata. Nelle Grandi Aziende questa è una procedura standard gestita automaticamente dall'ufficio HR.</w:t>
      </w:r>
    </w:p>
    <w:p w:rsidR="00000000" w:rsidDel="00000000" w:rsidP="00000000" w:rsidRDefault="00000000" w:rsidRPr="00000000" w14:paraId="00000114">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Domanda 3: Se ho un pignoramento in corso, posso fare la Cessione se lavoro nel privato?</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Risposta:</w:t>
      </w:r>
      <w:r w:rsidDel="00000000" w:rsidR="00000000" w:rsidRPr="00000000">
        <w:rPr>
          <w:rFonts w:ascii="Roboto" w:cs="Roboto" w:eastAsia="Roboto" w:hAnsi="Roboto"/>
          <w:sz w:val="24"/>
          <w:szCs w:val="24"/>
          <w:rtl w:val="0"/>
        </w:rPr>
        <w:t xml:space="preserve"> Assolutamente sì. La Cessione del Quinto può coesistere con un pignoramento purché la somma delle trattenute non superi il 50% dello stipendio netto. È una soluzione spesso usata proprio per ottenere liquidità e chiudere posizioni debitorie pregresse.</w:t>
      </w:r>
    </w:p>
    <w:p w:rsidR="00000000" w:rsidDel="00000000" w:rsidP="00000000" w:rsidRDefault="00000000" w:rsidRPr="00000000" w14:paraId="00000115">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rFonts w:ascii="Roboto" w:cs="Roboto" w:eastAsia="Roboto" w:hAnsi="Roboto"/>
          <w:b w:val="1"/>
          <w:bCs w:val="1"/>
          <w:color w:val="000000"/>
          <w:sz w:val="26"/>
          <w:szCs w:val="26"/>
        </w:rPr>
      </w:pPr>
      <w:bookmarkStart w:colFirst="0" w:colLast="0" w:name="_9n797jn08wdc" w:id="41"/>
      <w:bookmarkEnd w:id="41"/>
      <w:r w:rsidDel="00000000" w:rsidR="00000000" w:rsidRPr="00000000">
        <w:rPr>
          <w:rFonts w:ascii="Roboto" w:cs="Roboto" w:eastAsia="Roboto" w:hAnsi="Roboto"/>
          <w:b w:val="1"/>
          <w:bCs w:val="1"/>
          <w:color w:val="000000"/>
          <w:sz w:val="26"/>
          <w:szCs w:val="26"/>
          <w:rtl w:val="0"/>
        </w:rPr>
        <w:t xml:space="preserve">NOTE:</w:t>
      </w:r>
    </w:p>
    <w:p w:rsidR="00000000" w:rsidDel="00000000" w:rsidP="00000000" w:rsidRDefault="00000000" w:rsidRPr="00000000" w14:paraId="00000117">
      <w:pPr>
        <w:numPr>
          <w:ilvl w:val="0"/>
          <w:numId w:val="4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Keyword Stuffing:</w:t>
      </w:r>
      <w:r w:rsidDel="00000000" w:rsidR="00000000" w:rsidRPr="00000000">
        <w:rPr>
          <w:rFonts w:ascii="Roboto" w:cs="Roboto" w:eastAsia="Roboto" w:hAnsi="Roboto"/>
          <w:sz w:val="24"/>
          <w:szCs w:val="24"/>
          <w:rtl w:val="0"/>
        </w:rPr>
        <w:t xml:space="preserve"> Evitare di ripetere "Prestiti Luxottica" in modo innaturale. L'elenco puntato è sufficiente per Google.</w:t>
      </w:r>
    </w:p>
    <w:p w:rsidR="00000000" w:rsidDel="00000000" w:rsidP="00000000" w:rsidRDefault="00000000" w:rsidRPr="00000000" w14:paraId="00000118">
      <w:pPr>
        <w:numPr>
          <w:ilvl w:val="0"/>
          <w:numId w:val="4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Link Building:</w:t>
      </w:r>
      <w:r w:rsidDel="00000000" w:rsidR="00000000" w:rsidRPr="00000000">
        <w:rPr>
          <w:rFonts w:ascii="Roboto" w:cs="Roboto" w:eastAsia="Roboto" w:hAnsi="Roboto"/>
          <w:sz w:val="24"/>
          <w:szCs w:val="24"/>
          <w:rtl w:val="0"/>
        </w:rPr>
        <w:t xml:space="preserve"> Se possibile, linkare (nofollow) alle pagine welfare di queste aziende o a notizie di settore per aumentare la pertinenza topica.</w:t>
      </w:r>
    </w:p>
    <w:p w:rsidR="00000000" w:rsidDel="00000000" w:rsidP="00000000" w:rsidRDefault="00000000" w:rsidRPr="00000000" w14:paraId="00000119">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rFonts w:ascii="Roboto" w:cs="Roboto" w:eastAsia="Roboto" w:hAnsi="Roboto"/>
          <w:i w:val="1"/>
          <w:iCs w:val="1"/>
          <w:sz w:val="24"/>
          <w:szCs w:val="24"/>
        </w:rPr>
      </w:pPr>
      <w:bookmarkStart w:colFirst="0" w:colLast="0" w:name="_a0jyhr5iliwy" w:id="42"/>
      <w:bookmarkEnd w:id="42"/>
      <w:r w:rsidDel="00000000" w:rsidR="00000000" w:rsidRPr="00000000">
        <w:rPr>
          <w:rFonts w:ascii="Roboto" w:cs="Roboto" w:eastAsia="Roboto" w:hAnsi="Roboto"/>
          <w:b w:val="1"/>
          <w:bCs w:val="1"/>
          <w:color w:val="000000"/>
          <w:sz w:val="26"/>
          <w:szCs w:val="26"/>
          <w:rtl w:val="0"/>
        </w:rPr>
        <w:t xml:space="preserve">PAGINA 7: PRESTITI PER NEOASSUNTI</w:t>
      </w:r>
      <w:r w:rsidDel="00000000" w:rsidR="00000000" w:rsidRPr="00000000">
        <w:rPr>
          <w:rtl w:val="0"/>
        </w:rPr>
      </w:r>
    </w:p>
    <w:p w:rsidR="00000000" w:rsidDel="00000000" w:rsidP="00000000" w:rsidRDefault="00000000" w:rsidRPr="00000000" w14:paraId="0000011B">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cv0cn59w41rx" w:id="43"/>
      <w:bookmarkEnd w:id="43"/>
      <w:r w:rsidDel="00000000" w:rsidR="00000000" w:rsidRPr="00000000">
        <w:rPr>
          <w:rFonts w:ascii="Roboto" w:cs="Roboto" w:eastAsia="Roboto" w:hAnsi="Roboto"/>
          <w:b w:val="1"/>
          <w:bCs w:val="1"/>
          <w:color w:val="000000"/>
          <w:sz w:val="22"/>
          <w:szCs w:val="22"/>
          <w:rtl w:val="0"/>
        </w:rPr>
        <w:t xml:space="preserve">1. Meta Data</w:t>
      </w:r>
    </w:p>
    <w:p w:rsidR="00000000" w:rsidDel="00000000" w:rsidP="00000000" w:rsidRDefault="00000000" w:rsidRPr="00000000" w14:paraId="0000011C">
      <w:pPr>
        <w:numPr>
          <w:ilvl w:val="0"/>
          <w:numId w:val="1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rtl w:val="0"/>
        </w:rPr>
        <w:t xml:space="preserve">Meta Title:</w:t>
      </w:r>
      <w:r w:rsidDel="00000000" w:rsidR="00000000" w:rsidRPr="00000000">
        <w:rPr>
          <w:rFonts w:ascii="Roboto" w:cs="Roboto" w:eastAsia="Roboto" w:hAnsi="Roboto"/>
          <w:sz w:val="24"/>
          <w:szCs w:val="24"/>
          <w:rtl w:val="0"/>
        </w:rPr>
        <w:t xml:space="preserve"> Prestiti per Neoassunti: Requisiti e Anzianità Minima 2026</w:t>
      </w:r>
    </w:p>
    <w:p w:rsidR="00000000" w:rsidDel="00000000" w:rsidP="00000000" w:rsidRDefault="00000000" w:rsidRPr="00000000" w14:paraId="0000011D">
      <w:pPr>
        <w:numPr>
          <w:ilvl w:val="0"/>
          <w:numId w:val="1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Meta Description:</w:t>
      </w:r>
      <w:r w:rsidDel="00000000" w:rsidR="00000000" w:rsidRPr="00000000">
        <w:rPr>
          <w:rFonts w:ascii="Roboto" w:cs="Roboto" w:eastAsia="Roboto" w:hAnsi="Roboto"/>
          <w:sz w:val="24"/>
          <w:szCs w:val="24"/>
          <w:rtl w:val="0"/>
        </w:rPr>
        <w:t xml:space="preserve"> Sei stato assunto da poco? Scopri dopo quanti mesi puoi chiedere la Cessione del Quinto. Soluzioni per chi ha cambiato lavoro e trasferito il TFR.</w:t>
      </w:r>
    </w:p>
    <w:p w:rsidR="00000000" w:rsidDel="00000000" w:rsidP="00000000" w:rsidRDefault="00000000" w:rsidRPr="00000000" w14:paraId="0000011E">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644v2gchtl8y" w:id="44"/>
      <w:bookmarkEnd w:id="44"/>
      <w:r w:rsidDel="00000000" w:rsidR="00000000" w:rsidRPr="00000000">
        <w:rPr>
          <w:rFonts w:ascii="Roboto" w:cs="Roboto" w:eastAsia="Roboto" w:hAnsi="Roboto"/>
          <w:b w:val="1"/>
          <w:bCs w:val="1"/>
          <w:color w:val="000000"/>
          <w:sz w:val="22"/>
          <w:szCs w:val="22"/>
          <w:rtl w:val="0"/>
        </w:rPr>
        <w:t xml:space="preserve">2. Struttura dei Contenuti</w:t>
      </w:r>
    </w:p>
    <w:p w:rsidR="00000000" w:rsidDel="00000000" w:rsidP="00000000" w:rsidRDefault="00000000" w:rsidRPr="00000000" w14:paraId="0000011F">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H1: Cessione del Quinto Neoassunti: Quando è possibile richiederla?</w:t>
      </w:r>
    </w:p>
    <w:p w:rsidR="00000000" w:rsidDel="00000000" w:rsidP="00000000" w:rsidRDefault="00000000" w:rsidRPr="00000000" w14:paraId="0000012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L'entusiasmo per un nuovo lavoro spesso si accompagna a nuovi progetti di vita. Ma puoi ottenere credito se sei stato assunto da poco? In </w:t>
      </w:r>
      <w:r w:rsidDel="00000000" w:rsidR="00000000" w:rsidRPr="00000000">
        <w:rPr>
          <w:rFonts w:ascii="Roboto" w:cs="Roboto" w:eastAsia="Roboto" w:hAnsi="Roboto"/>
          <w:b w:val="1"/>
          <w:bCs w:val="1"/>
          <w:sz w:val="24"/>
          <w:szCs w:val="24"/>
          <w:rtl w:val="0"/>
        </w:rPr>
        <w:t xml:space="preserve">Biofinance</w:t>
      </w:r>
      <w:r w:rsidDel="00000000" w:rsidR="00000000" w:rsidRPr="00000000">
        <w:rPr>
          <w:rFonts w:ascii="Roboto" w:cs="Roboto" w:eastAsia="Roboto" w:hAnsi="Roboto"/>
          <w:sz w:val="24"/>
          <w:szCs w:val="24"/>
          <w:rtl w:val="0"/>
        </w:rPr>
        <w:t xml:space="preserve">, vogliamo essere trasparenti: la Cessione del Quinto si basa sulla garanzia del TFR (Trattamento di Fine Rapporto). Se sei un neoassunto, la tua "cassaforte" (il TFR) è ancora vuota o quasi. Tuttavia, esistono </w:t>
      </w:r>
      <w:r w:rsidDel="00000000" w:rsidR="00000000" w:rsidRPr="00000000">
        <w:rPr>
          <w:rFonts w:ascii="Roboto" w:cs="Roboto" w:eastAsia="Roboto" w:hAnsi="Roboto"/>
          <w:b w:val="1"/>
          <w:bCs w:val="1"/>
          <w:sz w:val="24"/>
          <w:szCs w:val="24"/>
          <w:rtl w:val="0"/>
        </w:rPr>
        <w:t xml:space="preserve">finestre di opportunità</w:t>
      </w:r>
      <w:r w:rsidDel="00000000" w:rsidR="00000000" w:rsidRPr="00000000">
        <w:rPr>
          <w:rFonts w:ascii="Roboto" w:cs="Roboto" w:eastAsia="Roboto" w:hAnsi="Roboto"/>
          <w:sz w:val="24"/>
          <w:szCs w:val="24"/>
          <w:rtl w:val="0"/>
        </w:rPr>
        <w:t xml:space="preserve"> che valutiamo caso per caso.</w:t>
      </w:r>
    </w:p>
    <w:p w:rsidR="00000000" w:rsidDel="00000000" w:rsidP="00000000" w:rsidRDefault="00000000" w:rsidRPr="00000000" w14:paraId="00000121">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La regola dei "3 Mesi" e il Periodo di Prova</w:t>
      </w:r>
      <w:r w:rsidDel="00000000" w:rsidR="00000000" w:rsidRPr="00000000">
        <w:rPr>
          <w:rFonts w:ascii="Roboto" w:cs="Roboto" w:eastAsia="Roboto" w:hAnsi="Roboto"/>
          <w:sz w:val="24"/>
          <w:szCs w:val="24"/>
          <w:rtl w:val="0"/>
        </w:rPr>
        <w:t xml:space="preserve"> Per accedere a qualsiasi forma di Cessione del Quinto nel settore privato, ci sono due ostacoli invalicabili che devi aver superato:</w:t>
      </w:r>
    </w:p>
    <w:p w:rsidR="00000000" w:rsidDel="00000000" w:rsidP="00000000" w:rsidRDefault="00000000" w:rsidRPr="00000000" w14:paraId="00000122">
      <w:pPr>
        <w:numPr>
          <w:ilvl w:val="0"/>
          <w:numId w:val="3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Superamento del Periodo di Prova:</w:t>
      </w:r>
      <w:r w:rsidDel="00000000" w:rsidR="00000000" w:rsidRPr="00000000">
        <w:rPr>
          <w:rFonts w:ascii="Roboto" w:cs="Roboto" w:eastAsia="Roboto" w:hAnsi="Roboto"/>
          <w:sz w:val="24"/>
          <w:szCs w:val="24"/>
          <w:rtl w:val="0"/>
        </w:rPr>
        <w:t xml:space="preserve"> È fondamentale. Finché sei in prova, il contratto non è considerato definitivo.</w:t>
      </w:r>
    </w:p>
    <w:p w:rsidR="00000000" w:rsidDel="00000000" w:rsidP="00000000" w:rsidRDefault="00000000" w:rsidRPr="00000000" w14:paraId="00000123">
      <w:pPr>
        <w:numPr>
          <w:ilvl w:val="0"/>
          <w:numId w:val="3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Anzianità Minima:</w:t>
      </w:r>
      <w:r w:rsidDel="00000000" w:rsidR="00000000" w:rsidRPr="00000000">
        <w:rPr>
          <w:rFonts w:ascii="Roboto" w:cs="Roboto" w:eastAsia="Roboto" w:hAnsi="Roboto"/>
          <w:sz w:val="24"/>
          <w:szCs w:val="24"/>
          <w:rtl w:val="0"/>
        </w:rPr>
        <w:t xml:space="preserve"> Generalmente, le compagnie assicurative richiedono dai </w:t>
      </w:r>
      <w:r w:rsidDel="00000000" w:rsidR="00000000" w:rsidRPr="00000000">
        <w:rPr>
          <w:rFonts w:ascii="Roboto" w:cs="Roboto" w:eastAsia="Roboto" w:hAnsi="Roboto"/>
          <w:b w:val="1"/>
          <w:bCs w:val="1"/>
          <w:sz w:val="24"/>
          <w:szCs w:val="24"/>
          <w:rtl w:val="0"/>
        </w:rPr>
        <w:t xml:space="preserve">3 ai 6 mesi</w:t>
      </w:r>
      <w:r w:rsidDel="00000000" w:rsidR="00000000" w:rsidRPr="00000000">
        <w:rPr>
          <w:rFonts w:ascii="Roboto" w:cs="Roboto" w:eastAsia="Roboto" w:hAnsi="Roboto"/>
          <w:sz w:val="24"/>
          <w:szCs w:val="24"/>
          <w:rtl w:val="0"/>
        </w:rPr>
        <w:t xml:space="preserve"> di anzianità lavorativa presso l'attuale azienda per poter istruire la pratica.</w:t>
      </w:r>
    </w:p>
    <w:p w:rsidR="00000000" w:rsidDel="00000000" w:rsidP="00000000" w:rsidRDefault="00000000" w:rsidRPr="00000000" w14:paraId="00000124">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Hai cambiato lavoro? Il "Jolly" del TFR Pregresso</w:t>
      </w:r>
      <w:r w:rsidDel="00000000" w:rsidR="00000000" w:rsidRPr="00000000">
        <w:rPr>
          <w:rFonts w:ascii="Roboto" w:cs="Roboto" w:eastAsia="Roboto" w:hAnsi="Roboto"/>
          <w:sz w:val="24"/>
          <w:szCs w:val="24"/>
          <w:rtl w:val="0"/>
        </w:rPr>
        <w:t xml:space="preserve"> C'è un'eccezione importante. Se sei "neoassunto" presso l'azienda attuale, ma provieni da un altro impiego e hai scelto di </w:t>
      </w:r>
      <w:r w:rsidDel="00000000" w:rsidR="00000000" w:rsidRPr="00000000">
        <w:rPr>
          <w:rFonts w:ascii="Roboto" w:cs="Roboto" w:eastAsia="Roboto" w:hAnsi="Roboto"/>
          <w:b w:val="1"/>
          <w:bCs w:val="1"/>
          <w:sz w:val="24"/>
          <w:szCs w:val="24"/>
          <w:rtl w:val="0"/>
        </w:rPr>
        <w:t xml:space="preserve">trasferire il vecchio TFR</w:t>
      </w:r>
      <w:r w:rsidDel="00000000" w:rsidR="00000000" w:rsidRPr="00000000">
        <w:rPr>
          <w:rFonts w:ascii="Roboto" w:cs="Roboto" w:eastAsia="Roboto" w:hAnsi="Roboto"/>
          <w:sz w:val="24"/>
          <w:szCs w:val="24"/>
          <w:rtl w:val="0"/>
        </w:rPr>
        <w:t xml:space="preserve"> nella nuova azienda (senza liquidarlo), quel tesoretto vale come garanzia! In questo caso, i tempi di attesa si accorciano drasticamente e potresti accedere al credito molto prima.</w:t>
      </w:r>
      <w:ins w:author="NICHOLAS BIOFINANCE" w:id="17" w:date="2026-02-13T12:04:05Z">
        <w:r w:rsidDel="00000000" w:rsidR="00000000" w:rsidRPr="00000000">
          <w:rPr>
            <w:rFonts w:ascii="Roboto" w:cs="Roboto" w:eastAsia="Roboto" w:hAnsi="Roboto"/>
            <w:sz w:val="24"/>
            <w:szCs w:val="24"/>
            <w:rtl w:val="0"/>
          </w:rPr>
          <w:t xml:space="preserve"> ANCHE SE HA IL TFR IN UN FONDO PENSIONE ( DA AGGIUNGERE)</w:t>
        </w:r>
      </w:ins>
      <w:r w:rsidDel="00000000" w:rsidR="00000000" w:rsidRPr="00000000">
        <w:rPr>
          <w:rtl w:val="0"/>
        </w:rPr>
      </w:r>
    </w:p>
    <w:p w:rsidR="00000000" w:rsidDel="00000000" w:rsidP="00000000" w:rsidRDefault="00000000" w:rsidRPr="00000000" w14:paraId="00000125">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Quanto posso ottenere?</w:t>
      </w:r>
      <w:r w:rsidDel="00000000" w:rsidR="00000000" w:rsidRPr="00000000">
        <w:rPr>
          <w:rFonts w:ascii="Roboto" w:cs="Roboto" w:eastAsia="Roboto" w:hAnsi="Roboto"/>
          <w:sz w:val="24"/>
          <w:szCs w:val="24"/>
          <w:rtl w:val="0"/>
        </w:rPr>
        <w:t xml:space="preserve"> Per i neoassunti, l'importo erogabile è strettamente collegato al TFR accantonato.</w:t>
      </w:r>
    </w:p>
    <w:p w:rsidR="00000000" w:rsidDel="00000000" w:rsidP="00000000" w:rsidRDefault="00000000" w:rsidRPr="00000000" w14:paraId="00000126">
      <w:pPr>
        <w:numPr>
          <w:ilvl w:val="0"/>
          <w:numId w:val="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Esempio:</w:t>
      </w:r>
      <w:r w:rsidDel="00000000" w:rsidR="00000000" w:rsidRPr="00000000">
        <w:rPr>
          <w:rFonts w:ascii="Roboto" w:cs="Roboto" w:eastAsia="Roboto" w:hAnsi="Roboto"/>
          <w:sz w:val="24"/>
          <w:szCs w:val="24"/>
          <w:rtl w:val="0"/>
        </w:rPr>
        <w:t xml:space="preserve"> Se hai accantonato solo 500€ di TFR, sarà difficile ottenere 20.000€.</w:t>
      </w:r>
    </w:p>
    <w:p w:rsidR="00000000" w:rsidDel="00000000" w:rsidP="00000000" w:rsidRDefault="00000000" w:rsidRPr="00000000" w14:paraId="00000127">
      <w:pPr>
        <w:numPr>
          <w:ilvl w:val="0"/>
          <w:numId w:val="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La Soluzione Biofinance:</w:t>
      </w:r>
      <w:r w:rsidDel="00000000" w:rsidR="00000000" w:rsidRPr="00000000">
        <w:rPr>
          <w:rFonts w:ascii="Roboto" w:cs="Roboto" w:eastAsia="Roboto" w:hAnsi="Roboto"/>
          <w:sz w:val="24"/>
          <w:szCs w:val="24"/>
          <w:rtl w:val="0"/>
        </w:rPr>
        <w:t xml:space="preserve"> Valutiamo proiezioni di TFR futuro se l'azienda è una SPA di alto rating (Large Corporate), permettendoti di ottenere liquidità superiore rispetto al solo accantonato.</w:t>
      </w:r>
    </w:p>
    <w:p w:rsidR="00000000" w:rsidDel="00000000" w:rsidP="00000000" w:rsidRDefault="00000000" w:rsidRPr="00000000" w14:paraId="00000128">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Non hai ancora i requisiti? Prenota la tua valutazione.</w:t>
      </w:r>
      <w:r w:rsidDel="00000000" w:rsidR="00000000" w:rsidRPr="00000000">
        <w:rPr>
          <w:rFonts w:ascii="Roboto" w:cs="Roboto" w:eastAsia="Roboto" w:hAnsi="Roboto"/>
          <w:sz w:val="24"/>
          <w:szCs w:val="24"/>
          <w:rtl w:val="0"/>
        </w:rPr>
        <w:t xml:space="preserve"> Non aspettare l'ultimo minuto. Inserisci i tuoi dati oggi: i nostri consulenti calcoleranno esattamente </w:t>
      </w:r>
      <w:r w:rsidDel="00000000" w:rsidR="00000000" w:rsidRPr="00000000">
        <w:rPr>
          <w:rFonts w:ascii="Roboto" w:cs="Roboto" w:eastAsia="Roboto" w:hAnsi="Roboto"/>
          <w:b w:val="1"/>
          <w:bCs w:val="1"/>
          <w:sz w:val="24"/>
          <w:szCs w:val="24"/>
          <w:rtl w:val="0"/>
        </w:rPr>
        <w:t xml:space="preserve">la data precisa</w:t>
      </w:r>
      <w:r w:rsidDel="00000000" w:rsidR="00000000" w:rsidRPr="00000000">
        <w:rPr>
          <w:rFonts w:ascii="Roboto" w:cs="Roboto" w:eastAsia="Roboto" w:hAnsi="Roboto"/>
          <w:sz w:val="24"/>
          <w:szCs w:val="24"/>
          <w:rtl w:val="0"/>
        </w:rPr>
        <w:t xml:space="preserve"> in cui diventerai finanziabile. Ti ricontatteremo noi quel giorno con il preventivo pronto.</w:t>
      </w:r>
    </w:p>
    <w:p w:rsidR="00000000" w:rsidDel="00000000" w:rsidP="00000000" w:rsidRDefault="00000000" w:rsidRPr="00000000" w14:paraId="00000129">
      <w:pPr>
        <w:numPr>
          <w:ilvl w:val="0"/>
          <w:numId w:val="70"/>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[CTA Button]: </w:t>
      </w:r>
      <w:r w:rsidDel="00000000" w:rsidR="00000000" w:rsidRPr="00000000">
        <w:rPr>
          <w:rFonts w:ascii="Roboto" w:cs="Roboto" w:eastAsia="Roboto" w:hAnsi="Roboto"/>
          <w:b w:val="1"/>
          <w:bCs w:val="1"/>
          <w:sz w:val="24"/>
          <w:szCs w:val="24"/>
          <w:rtl w:val="0"/>
        </w:rPr>
        <w:t xml:space="preserve">VERIFICA LA TUA DATA DI ACCESSO</w:t>
      </w:r>
    </w:p>
    <w:p w:rsidR="00000000" w:rsidDel="00000000" w:rsidP="00000000" w:rsidRDefault="00000000" w:rsidRPr="00000000" w14:paraId="0000012A">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1ewms0e9f6fq" w:id="45"/>
      <w:bookmarkEnd w:id="45"/>
      <w:r w:rsidDel="00000000" w:rsidR="00000000" w:rsidRPr="00000000">
        <w:rPr>
          <w:rFonts w:ascii="Roboto" w:cs="Roboto" w:eastAsia="Roboto" w:hAnsi="Roboto"/>
          <w:b w:val="1"/>
          <w:bCs w:val="1"/>
          <w:color w:val="000000"/>
          <w:sz w:val="22"/>
          <w:szCs w:val="22"/>
          <w:rtl w:val="0"/>
        </w:rPr>
        <w:t xml:space="preserve">3. FAQ</w:t>
      </w:r>
    </w:p>
    <w:p w:rsidR="00000000" w:rsidDel="00000000" w:rsidP="00000000" w:rsidRDefault="00000000" w:rsidRPr="00000000" w14:paraId="0000012C">
      <w:pPr>
        <w:spacing w:after="240" w:before="240" w:lineRule="auto"/>
        <w:rPr>
          <w:del w:author="NICHOLAS BIOFINANCE" w:id="19" w:date="2026-02-13T12:04:45Z"/>
          <w:rFonts w:ascii="Roboto" w:cs="Roboto" w:eastAsia="Roboto" w:hAnsi="Roboto"/>
          <w:sz w:val="24"/>
          <w:szCs w:val="24"/>
        </w:rPr>
      </w:pPr>
      <w:r w:rsidDel="00000000" w:rsidR="00000000" w:rsidRPr="00000000">
        <w:rPr>
          <w:rFonts w:ascii="Roboto" w:cs="Roboto" w:eastAsia="Roboto" w:hAnsi="Roboto"/>
          <w:b w:val="1"/>
          <w:bCs w:val="1"/>
          <w:rtl w:val="0"/>
        </w:rPr>
        <w:t xml:space="preserve">Domanda 1: Posso fare la Cessione del Quinto con un contratto di apprendistato?</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Risposta</w:t>
      </w:r>
      <w:ins w:author="NICHOLAS BIOFINANCE" w:id="18" w:date="2026-02-13T12:04:49Z">
        <w:r w:rsidDel="00000000" w:rsidR="00000000" w:rsidRPr="00000000">
          <w:rPr>
            <w:rFonts w:ascii="Roboto" w:cs="Roboto" w:eastAsia="Roboto" w:hAnsi="Roboto"/>
            <w:i w:val="1"/>
            <w:iCs w:val="1"/>
            <w:sz w:val="24"/>
            <w:szCs w:val="24"/>
            <w:rtl w:val="0"/>
          </w:rPr>
          <w:t xml:space="preserve"> NON E’ FATTIBILE</w:t>
        </w:r>
      </w:ins>
      <w:r w:rsidDel="00000000" w:rsidR="00000000" w:rsidRPr="00000000">
        <w:rPr>
          <w:rFonts w:ascii="Roboto" w:cs="Roboto" w:eastAsia="Roboto" w:hAnsi="Roboto"/>
          <w:i w:val="1"/>
          <w:iCs w:val="1"/>
          <w:sz w:val="24"/>
          <w:szCs w:val="24"/>
          <w:rtl w:val="0"/>
        </w:rPr>
        <w:t xml:space="preserve">:</w:t>
      </w:r>
      <w:r w:rsidDel="00000000" w:rsidR="00000000" w:rsidRPr="00000000">
        <w:rPr>
          <w:rFonts w:ascii="Roboto" w:cs="Roboto" w:eastAsia="Roboto" w:hAnsi="Roboto"/>
          <w:sz w:val="24"/>
          <w:szCs w:val="24"/>
          <w:rtl w:val="0"/>
        </w:rPr>
        <w:t xml:space="preserve"> </w:t>
      </w:r>
      <w:ins w:author="NICHOLAS BIOFINANCE" w:id="19" w:date="2026-02-13T12:04:45Z">
        <w:r w:rsidDel="00000000" w:rsidR="00000000" w:rsidRPr="00000000">
          <w:rPr>
            <w:rFonts w:ascii="Roboto" w:cs="Roboto" w:eastAsia="Roboto" w:hAnsi="Roboto"/>
            <w:sz w:val="24"/>
            <w:szCs w:val="24"/>
            <w:rtl w:val="0"/>
          </w:rPr>
          <w:t xml:space="preserve"> </w:t>
        </w:r>
      </w:ins>
      <w:del w:author="NICHOLAS BIOFINANCE" w:id="19" w:date="2026-02-13T12:04:45Z">
        <w:r w:rsidDel="00000000" w:rsidR="00000000" w:rsidRPr="00000000">
          <w:rPr>
            <w:rFonts w:ascii="Roboto" w:cs="Roboto" w:eastAsia="Roboto" w:hAnsi="Roboto"/>
            <w:sz w:val="24"/>
            <w:szCs w:val="24"/>
            <w:rtl w:val="0"/>
          </w:rPr>
          <w:delText xml:space="preserve">È complesso ma non impossibile. Alcune finanziarie valutano l'apprendistato se c'è una buona prospettiva di conferma e se la durata residua del contratto copre il piano di ammortamento. Contattaci per una verifica specifica sulla tua azienda.</w:delText>
        </w:r>
      </w:del>
    </w:p>
    <w:p w:rsidR="00000000" w:rsidDel="00000000" w:rsidP="00000000" w:rsidRDefault="00000000" w:rsidRPr="00000000" w14:paraId="0000012D">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Domanda 2: Ho un garante, serve a qualcosa?</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Risposta:</w:t>
      </w:r>
      <w:r w:rsidDel="00000000" w:rsidR="00000000" w:rsidRPr="00000000">
        <w:rPr>
          <w:rFonts w:ascii="Roboto" w:cs="Roboto" w:eastAsia="Roboto" w:hAnsi="Roboto"/>
          <w:sz w:val="24"/>
          <w:szCs w:val="24"/>
          <w:rtl w:val="0"/>
        </w:rPr>
        <w:t xml:space="preserve"> Nella Cessione del Quinto il garante (inteso come persona fisica) non serve e non viene richiesto. La garanzia è solo il TFR e la busta paga. Se non hai anzianità sufficiente, il garante non può sbloccare la pratica di Cessione, ma potrebbe servire per un Prestito Personale classico.</w:t>
      </w:r>
    </w:p>
    <w:p w:rsidR="00000000" w:rsidDel="00000000" w:rsidP="00000000" w:rsidRDefault="00000000" w:rsidRPr="00000000" w14:paraId="0000012E">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Domanda 3: Se lavoro in un'agenzia interinale posso chiedere il prestito?</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Risposta:</w:t>
      </w:r>
      <w:r w:rsidDel="00000000" w:rsidR="00000000" w:rsidRPr="00000000">
        <w:rPr>
          <w:rFonts w:ascii="Roboto" w:cs="Roboto" w:eastAsia="Roboto" w:hAnsi="Roboto"/>
          <w:sz w:val="24"/>
          <w:szCs w:val="24"/>
          <w:rtl w:val="0"/>
        </w:rPr>
        <w:t xml:space="preserve"> I contratti tramite agenzia interinale sono spesso a tempo determinato. Per la Cessione del Quinto serve un contratto a tempo indeterminato diretto con l'azienda.</w:t>
      </w:r>
    </w:p>
    <w:p w:rsidR="00000000" w:rsidDel="00000000" w:rsidP="00000000" w:rsidRDefault="00000000" w:rsidRPr="00000000" w14:paraId="0000012F">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30">
      <w:pPr>
        <w:pStyle w:val="Heading3"/>
        <w:keepNext w:val="0"/>
        <w:keepLines w:val="0"/>
        <w:spacing w:before="280" w:lineRule="auto"/>
        <w:rPr>
          <w:rFonts w:ascii="Roboto" w:cs="Roboto" w:eastAsia="Roboto" w:hAnsi="Roboto"/>
          <w:b w:val="1"/>
          <w:bCs w:val="1"/>
          <w:color w:val="000000"/>
          <w:sz w:val="26"/>
          <w:szCs w:val="26"/>
        </w:rPr>
      </w:pPr>
      <w:bookmarkStart w:colFirst="0" w:colLast="0" w:name="_plg66qogpux" w:id="46"/>
      <w:bookmarkEnd w:id="46"/>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rFonts w:ascii="Roboto" w:cs="Roboto" w:eastAsia="Roboto" w:hAnsi="Roboto"/>
          <w:b w:val="1"/>
          <w:bCs w:val="1"/>
          <w:color w:val="000000"/>
          <w:sz w:val="26"/>
          <w:szCs w:val="26"/>
        </w:rPr>
      </w:pPr>
      <w:bookmarkStart w:colFirst="0" w:colLast="0" w:name="_wdptu0gamem1" w:id="47"/>
      <w:bookmarkEnd w:id="47"/>
      <w:r w:rsidDel="00000000" w:rsidR="00000000" w:rsidRPr="00000000">
        <w:rPr>
          <w:rtl w:val="0"/>
        </w:rPr>
      </w:r>
    </w:p>
    <w:p w:rsidR="00000000" w:rsidDel="00000000" w:rsidP="00000000" w:rsidRDefault="00000000" w:rsidRPr="00000000" w14:paraId="00000132">
      <w:pPr>
        <w:pStyle w:val="Heading3"/>
        <w:keepNext w:val="0"/>
        <w:keepLines w:val="0"/>
        <w:spacing w:before="280" w:lineRule="auto"/>
        <w:rPr>
          <w:rFonts w:ascii="Roboto" w:cs="Roboto" w:eastAsia="Roboto" w:hAnsi="Roboto"/>
          <w:b w:val="1"/>
          <w:bCs w:val="1"/>
          <w:color w:val="000000"/>
          <w:sz w:val="26"/>
          <w:szCs w:val="26"/>
        </w:rPr>
      </w:pPr>
      <w:bookmarkStart w:colFirst="0" w:colLast="0" w:name="_uth155t007qf" w:id="48"/>
      <w:bookmarkEnd w:id="48"/>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rFonts w:ascii="Roboto" w:cs="Roboto" w:eastAsia="Roboto" w:hAnsi="Roboto"/>
          <w:b w:val="1"/>
          <w:bCs w:val="1"/>
          <w:color w:val="000000"/>
          <w:sz w:val="26"/>
          <w:szCs w:val="26"/>
        </w:rPr>
      </w:pPr>
      <w:bookmarkStart w:colFirst="0" w:colLast="0" w:name="_mqrvyq72i3l9" w:id="49"/>
      <w:bookmarkEnd w:id="49"/>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rFonts w:ascii="Roboto" w:cs="Roboto" w:eastAsia="Roboto" w:hAnsi="Roboto"/>
          <w:b w:val="1"/>
          <w:bCs w:val="1"/>
          <w:color w:val="000000"/>
          <w:sz w:val="26"/>
          <w:szCs w:val="26"/>
        </w:rPr>
      </w:pPr>
      <w:bookmarkStart w:colFirst="0" w:colLast="0" w:name="_iuf7u3f0au1o" w:id="50"/>
      <w:bookmarkEnd w:id="50"/>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rPr>
          <w:rFonts w:ascii="Roboto" w:cs="Roboto" w:eastAsia="Roboto" w:hAnsi="Roboto"/>
          <w:b w:val="1"/>
          <w:bCs w:val="1"/>
          <w:color w:val="000000"/>
          <w:sz w:val="26"/>
          <w:szCs w:val="26"/>
        </w:rPr>
      </w:pPr>
      <w:bookmarkStart w:colFirst="0" w:colLast="0" w:name="_g8124nv4s7dx" w:id="51"/>
      <w:bookmarkEnd w:id="51"/>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rFonts w:ascii="Roboto" w:cs="Roboto" w:eastAsia="Roboto" w:hAnsi="Roboto"/>
          <w:i w:val="1"/>
          <w:iCs w:val="1"/>
          <w:sz w:val="24"/>
          <w:szCs w:val="24"/>
        </w:rPr>
      </w:pPr>
      <w:bookmarkStart w:colFirst="0" w:colLast="0" w:name="_cemc1zte2wl6" w:id="52"/>
      <w:bookmarkEnd w:id="52"/>
      <w:r w:rsidDel="00000000" w:rsidR="00000000" w:rsidRPr="00000000">
        <w:rPr>
          <w:rFonts w:ascii="Roboto" w:cs="Roboto" w:eastAsia="Roboto" w:hAnsi="Roboto"/>
          <w:b w:val="1"/>
          <w:bCs w:val="1"/>
          <w:color w:val="000000"/>
          <w:sz w:val="26"/>
          <w:szCs w:val="26"/>
          <w:rtl w:val="0"/>
        </w:rPr>
        <w:t xml:space="preserve">PAGINA 8: PRESTITI DIPENDENTI STATALI </w:t>
      </w:r>
      <w:r w:rsidDel="00000000" w:rsidR="00000000" w:rsidRPr="00000000">
        <w:rPr>
          <w:rtl w:val="0"/>
        </w:rPr>
      </w:r>
    </w:p>
    <w:p w:rsidR="00000000" w:rsidDel="00000000" w:rsidP="00000000" w:rsidRDefault="00000000" w:rsidRPr="00000000" w14:paraId="00000137">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aanwoebybg1x" w:id="53"/>
      <w:bookmarkEnd w:id="53"/>
      <w:r w:rsidDel="00000000" w:rsidR="00000000" w:rsidRPr="00000000">
        <w:rPr>
          <w:rFonts w:ascii="Roboto" w:cs="Roboto" w:eastAsia="Roboto" w:hAnsi="Roboto"/>
          <w:b w:val="1"/>
          <w:bCs w:val="1"/>
          <w:color w:val="000000"/>
          <w:sz w:val="22"/>
          <w:szCs w:val="22"/>
          <w:rtl w:val="0"/>
        </w:rPr>
        <w:t xml:space="preserve">1. Meta Data</w:t>
      </w:r>
    </w:p>
    <w:p w:rsidR="00000000" w:rsidDel="00000000" w:rsidP="00000000" w:rsidRDefault="00000000" w:rsidRPr="00000000" w14:paraId="00000138">
      <w:pPr>
        <w:numPr>
          <w:ilvl w:val="0"/>
          <w:numId w:val="8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rtl w:val="0"/>
        </w:rPr>
        <w:t xml:space="preserve">Meta Title:</w:t>
      </w:r>
      <w:r w:rsidDel="00000000" w:rsidR="00000000" w:rsidRPr="00000000">
        <w:rPr>
          <w:rFonts w:ascii="Roboto" w:cs="Roboto" w:eastAsia="Roboto" w:hAnsi="Roboto"/>
          <w:sz w:val="24"/>
          <w:szCs w:val="24"/>
          <w:rtl w:val="0"/>
        </w:rPr>
        <w:t xml:space="preserve"> Prestiti NoiPA e Statali: Cessione del Quinto Tassi Agevolati</w:t>
      </w:r>
    </w:p>
    <w:p w:rsidR="00000000" w:rsidDel="00000000" w:rsidP="00000000" w:rsidRDefault="00000000" w:rsidRPr="00000000" w14:paraId="00000139">
      <w:pPr>
        <w:numPr>
          <w:ilvl w:val="0"/>
          <w:numId w:val="8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Meta Description:</w:t>
      </w:r>
      <w:r w:rsidDel="00000000" w:rsidR="00000000" w:rsidRPr="00000000">
        <w:rPr>
          <w:rFonts w:ascii="Roboto" w:cs="Roboto" w:eastAsia="Roboto" w:hAnsi="Roboto"/>
          <w:sz w:val="24"/>
          <w:szCs w:val="24"/>
          <w:rtl w:val="0"/>
        </w:rPr>
        <w:t xml:space="preserve"> Cessione del Quinto per Dipendenti Statali e Ministeriali. Gestione pratica telematica tramite portale NoiPA. Tassi fissi convenzionati e zero spese.</w:t>
      </w:r>
    </w:p>
    <w:p w:rsidR="00000000" w:rsidDel="00000000" w:rsidP="00000000" w:rsidRDefault="00000000" w:rsidRPr="00000000" w14:paraId="0000013A">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ei3xqaldcstv" w:id="54"/>
      <w:bookmarkEnd w:id="54"/>
      <w:r w:rsidDel="00000000" w:rsidR="00000000" w:rsidRPr="00000000">
        <w:rPr>
          <w:rFonts w:ascii="Roboto" w:cs="Roboto" w:eastAsia="Roboto" w:hAnsi="Roboto"/>
          <w:b w:val="1"/>
          <w:bCs w:val="1"/>
          <w:color w:val="000000"/>
          <w:sz w:val="22"/>
          <w:szCs w:val="22"/>
          <w:rtl w:val="0"/>
        </w:rPr>
        <w:t xml:space="preserve">2. Struttura dei Contenuti</w:t>
      </w:r>
    </w:p>
    <w:p w:rsidR="00000000" w:rsidDel="00000000" w:rsidP="00000000" w:rsidRDefault="00000000" w:rsidRPr="00000000" w14:paraId="0000013B">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H1: Cessione del Quinto Statali: Il Privilegio della Stabilità.</w:t>
      </w:r>
    </w:p>
    <w:p w:rsidR="00000000" w:rsidDel="00000000" w:rsidP="00000000" w:rsidRDefault="00000000" w:rsidRPr="00000000" w14:paraId="0000013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Essere un dipendente statale significa servire il Paese. In cambio, il sistema finanziario riconosce alla tua categoria il </w:t>
      </w:r>
      <w:r w:rsidDel="00000000" w:rsidR="00000000" w:rsidRPr="00000000">
        <w:rPr>
          <w:rFonts w:ascii="Roboto" w:cs="Roboto" w:eastAsia="Roboto" w:hAnsi="Roboto"/>
          <w:b w:val="1"/>
          <w:bCs w:val="1"/>
          <w:sz w:val="24"/>
          <w:szCs w:val="24"/>
          <w:rtl w:val="0"/>
        </w:rPr>
        <w:t xml:space="preserve">miglior merito creditizio possibile</w:t>
      </w:r>
      <w:r w:rsidDel="00000000" w:rsidR="00000000" w:rsidRPr="00000000">
        <w:rPr>
          <w:rFonts w:ascii="Roboto" w:cs="Roboto" w:eastAsia="Roboto" w:hAnsi="Roboto"/>
          <w:sz w:val="24"/>
          <w:szCs w:val="24"/>
          <w:rtl w:val="0"/>
        </w:rPr>
        <w:t xml:space="preserve">. In Biofinance, i prestiti per dipendenti statali (gestiti tramite sistema </w:t>
      </w:r>
      <w:r w:rsidDel="00000000" w:rsidR="00000000" w:rsidRPr="00000000">
        <w:rPr>
          <w:rFonts w:ascii="Roboto" w:cs="Roboto" w:eastAsia="Roboto" w:hAnsi="Roboto"/>
          <w:b w:val="1"/>
          <w:bCs w:val="1"/>
          <w:sz w:val="24"/>
          <w:szCs w:val="24"/>
          <w:rtl w:val="0"/>
        </w:rPr>
        <w:t xml:space="preserve">NoiPA</w:t>
      </w:r>
      <w:r w:rsidDel="00000000" w:rsidR="00000000" w:rsidRPr="00000000">
        <w:rPr>
          <w:rFonts w:ascii="Roboto" w:cs="Roboto" w:eastAsia="Roboto" w:hAnsi="Roboto"/>
          <w:sz w:val="24"/>
          <w:szCs w:val="24"/>
          <w:rtl w:val="0"/>
        </w:rPr>
        <w:t xml:space="preserve">) godono di corsie preferenziali: tassi più bassi, istruttoria semplificata e accettazione quasi immediata.</w:t>
      </w:r>
    </w:p>
    <w:p w:rsidR="00000000" w:rsidDel="00000000" w:rsidP="00000000" w:rsidRDefault="00000000" w:rsidRPr="00000000" w14:paraId="0000013D">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H2: Il Sistema NoiPA: Semplice, Digitale, Sicuro.</w:t>
      </w:r>
    </w:p>
    <w:p w:rsidR="00000000" w:rsidDel="00000000" w:rsidP="00000000" w:rsidRDefault="00000000" w:rsidRPr="00000000" w14:paraId="0000013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 gestione del tuo prestito avviene tramite l'integrazione con il sistema NoiPA (MEF).</w:t>
      </w:r>
    </w:p>
    <w:p w:rsidR="00000000" w:rsidDel="00000000" w:rsidP="00000000" w:rsidRDefault="00000000" w:rsidRPr="00000000" w14:paraId="0000013F">
      <w:pPr>
        <w:numPr>
          <w:ilvl w:val="0"/>
          <w:numId w:val="3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Niente Carta:</w:t>
      </w:r>
      <w:r w:rsidDel="00000000" w:rsidR="00000000" w:rsidRPr="00000000">
        <w:rPr>
          <w:rFonts w:ascii="Roboto" w:cs="Roboto" w:eastAsia="Roboto" w:hAnsi="Roboto"/>
          <w:sz w:val="24"/>
          <w:szCs w:val="24"/>
          <w:rtl w:val="0"/>
        </w:rPr>
        <w:t xml:space="preserve"> Acquisiamo i dati stipendiali telematicamente (previo tuo consenso).</w:t>
      </w:r>
    </w:p>
    <w:p w:rsidR="00000000" w:rsidDel="00000000" w:rsidP="00000000" w:rsidRDefault="00000000" w:rsidRPr="00000000" w14:paraId="00000140">
      <w:pPr>
        <w:numPr>
          <w:ilvl w:val="0"/>
          <w:numId w:val="3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Trattenuta Automatica:</w:t>
      </w:r>
      <w:r w:rsidDel="00000000" w:rsidR="00000000" w:rsidRPr="00000000">
        <w:rPr>
          <w:rFonts w:ascii="Roboto" w:cs="Roboto" w:eastAsia="Roboto" w:hAnsi="Roboto"/>
          <w:sz w:val="24"/>
          <w:szCs w:val="24"/>
          <w:rtl w:val="0"/>
        </w:rPr>
        <w:t xml:space="preserve"> La rata viene inserita direttamente nel cedolino digitale.</w:t>
      </w:r>
    </w:p>
    <w:p w:rsidR="00000000" w:rsidDel="00000000" w:rsidP="00000000" w:rsidRDefault="00000000" w:rsidRPr="00000000" w14:paraId="00000141">
      <w:pPr>
        <w:numPr>
          <w:ilvl w:val="0"/>
          <w:numId w:val="3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Credito Garantito:</w:t>
      </w:r>
      <w:r w:rsidDel="00000000" w:rsidR="00000000" w:rsidRPr="00000000">
        <w:rPr>
          <w:rFonts w:ascii="Roboto" w:cs="Roboto" w:eastAsia="Roboto" w:hAnsi="Roboto"/>
          <w:sz w:val="24"/>
          <w:szCs w:val="24"/>
          <w:rtl w:val="0"/>
        </w:rPr>
        <w:t xml:space="preserve"> Grazie alla solidità dello Stato come datore di lavoro, l'assicurazione Rischio Impiego ha un costo irrisorio, lasciando più "netto ricavo" a te.</w:t>
      </w:r>
    </w:p>
    <w:p w:rsidR="00000000" w:rsidDel="00000000" w:rsidP="00000000" w:rsidRDefault="00000000" w:rsidRPr="00000000" w14:paraId="00000142">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Chi rientra nella categoria "Statali"?</w:t>
      </w:r>
      <w:r w:rsidDel="00000000" w:rsidR="00000000" w:rsidRPr="00000000">
        <w:rPr>
          <w:rFonts w:ascii="Roboto" w:cs="Roboto" w:eastAsia="Roboto" w:hAnsi="Roboto"/>
          <w:sz w:val="24"/>
          <w:szCs w:val="24"/>
          <w:rtl w:val="0"/>
        </w:rPr>
        <w:t xml:space="preserve"> Offriamo condizioni "Prime" a:</w:t>
      </w:r>
    </w:p>
    <w:p w:rsidR="00000000" w:rsidDel="00000000" w:rsidP="00000000" w:rsidRDefault="00000000" w:rsidRPr="00000000" w14:paraId="00000143">
      <w:pPr>
        <w:numPr>
          <w:ilvl w:val="0"/>
          <w:numId w:val="5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Dipendenti dei </w:t>
      </w:r>
      <w:r w:rsidDel="00000000" w:rsidR="00000000" w:rsidRPr="00000000">
        <w:rPr>
          <w:rFonts w:ascii="Roboto" w:cs="Roboto" w:eastAsia="Roboto" w:hAnsi="Roboto"/>
          <w:b w:val="1"/>
          <w:bCs w:val="1"/>
          <w:sz w:val="24"/>
          <w:szCs w:val="24"/>
          <w:rtl w:val="0"/>
        </w:rPr>
        <w:t xml:space="preserve">Ministeri</w:t>
      </w:r>
      <w:r w:rsidDel="00000000" w:rsidR="00000000" w:rsidRPr="00000000">
        <w:rPr>
          <w:rFonts w:ascii="Roboto" w:cs="Roboto" w:eastAsia="Roboto" w:hAnsi="Roboto"/>
          <w:sz w:val="24"/>
          <w:szCs w:val="24"/>
          <w:rtl w:val="0"/>
        </w:rPr>
        <w:t xml:space="preserve"> (Giustizia, Interno, Economia, ecc.).</w:t>
      </w:r>
    </w:p>
    <w:p w:rsidR="00000000" w:rsidDel="00000000" w:rsidP="00000000" w:rsidRDefault="00000000" w:rsidRPr="00000000" w14:paraId="00000144">
      <w:pPr>
        <w:numPr>
          <w:ilvl w:val="0"/>
          <w:numId w:val="5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Forze dell'Ordine e </w:t>
      </w:r>
      <w:r w:rsidDel="00000000" w:rsidR="00000000" w:rsidRPr="00000000">
        <w:rPr>
          <w:rFonts w:ascii="Roboto" w:cs="Roboto" w:eastAsia="Roboto" w:hAnsi="Roboto"/>
          <w:b w:val="1"/>
          <w:bCs w:val="1"/>
          <w:sz w:val="24"/>
          <w:szCs w:val="24"/>
          <w:rtl w:val="0"/>
        </w:rPr>
        <w:t xml:space="preserve">Forze Armate</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45">
      <w:pPr>
        <w:numPr>
          <w:ilvl w:val="0"/>
          <w:numId w:val="5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Personale della </w:t>
      </w:r>
      <w:r w:rsidDel="00000000" w:rsidR="00000000" w:rsidRPr="00000000">
        <w:rPr>
          <w:rFonts w:ascii="Roboto" w:cs="Roboto" w:eastAsia="Roboto" w:hAnsi="Roboto"/>
          <w:b w:val="1"/>
          <w:bCs w:val="1"/>
          <w:sz w:val="24"/>
          <w:szCs w:val="24"/>
          <w:rtl w:val="0"/>
        </w:rPr>
        <w:t xml:space="preserve">Scuola</w:t>
      </w:r>
      <w:r w:rsidDel="00000000" w:rsidR="00000000" w:rsidRPr="00000000">
        <w:rPr>
          <w:rFonts w:ascii="Roboto" w:cs="Roboto" w:eastAsia="Roboto" w:hAnsi="Roboto"/>
          <w:sz w:val="24"/>
          <w:szCs w:val="24"/>
          <w:rtl w:val="0"/>
        </w:rPr>
        <w:t xml:space="preserve"> (Docenti e ATA).</w:t>
      </w:r>
    </w:p>
    <w:p w:rsidR="00000000" w:rsidDel="00000000" w:rsidP="00000000" w:rsidRDefault="00000000" w:rsidRPr="00000000" w14:paraId="00000146">
      <w:pPr>
        <w:numPr>
          <w:ilvl w:val="0"/>
          <w:numId w:val="5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Vigili del Fuoco e Protezione Civile.</w:t>
      </w:r>
    </w:p>
    <w:p w:rsidR="00000000" w:rsidDel="00000000" w:rsidP="00000000" w:rsidRDefault="00000000" w:rsidRPr="00000000" w14:paraId="00000147">
      <w:pPr>
        <w:numPr>
          <w:ilvl w:val="0"/>
          <w:numId w:val="5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Dipendenti di Agenzie Fiscali (Entrate, Dogane).</w:t>
      </w:r>
    </w:p>
    <w:p w:rsidR="00000000" w:rsidDel="00000000" w:rsidP="00000000" w:rsidRDefault="00000000" w:rsidRPr="00000000" w14:paraId="00000148">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Perché Biofinance conviene agli Statali?</w:t>
      </w:r>
      <w:r w:rsidDel="00000000" w:rsidR="00000000" w:rsidRPr="00000000">
        <w:rPr>
          <w:rFonts w:ascii="Roboto" w:cs="Roboto" w:eastAsia="Roboto" w:hAnsi="Roboto"/>
          <w:sz w:val="24"/>
          <w:szCs w:val="24"/>
          <w:rtl w:val="0"/>
        </w:rPr>
        <w:t xml:space="preserve"> Spesso le banche tradizionali offrono tassi standard. Noi, grazie agli accordi specifici con gli istituti eroganti convenzionati NoiPA, possiamo offrirti:</w:t>
      </w:r>
    </w:p>
    <w:p w:rsidR="00000000" w:rsidDel="00000000" w:rsidP="00000000" w:rsidRDefault="00000000" w:rsidRPr="00000000" w14:paraId="00000149">
      <w:pPr>
        <w:numPr>
          <w:ilvl w:val="0"/>
          <w:numId w:val="5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Dilazione fino a 120 mesi</w:t>
      </w:r>
      <w:r w:rsidDel="00000000" w:rsidR="00000000" w:rsidRPr="00000000">
        <w:rPr>
          <w:rFonts w:ascii="Roboto" w:cs="Roboto" w:eastAsia="Roboto" w:hAnsi="Roboto"/>
          <w:sz w:val="24"/>
          <w:szCs w:val="24"/>
          <w:rtl w:val="0"/>
        </w:rPr>
        <w:t xml:space="preserve"> anche per importi elevati (fino a 75.000€).</w:t>
      </w:r>
    </w:p>
    <w:p w:rsidR="00000000" w:rsidDel="00000000" w:rsidP="00000000" w:rsidRDefault="00000000" w:rsidRPr="00000000" w14:paraId="0000014A">
      <w:pPr>
        <w:numPr>
          <w:ilvl w:val="0"/>
          <w:numId w:val="5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Rinegoziazione vantaggiosa</w:t>
      </w:r>
      <w:r w:rsidDel="00000000" w:rsidR="00000000" w:rsidRPr="00000000">
        <w:rPr>
          <w:rFonts w:ascii="Roboto" w:cs="Roboto" w:eastAsia="Roboto" w:hAnsi="Roboto"/>
          <w:sz w:val="24"/>
          <w:szCs w:val="24"/>
          <w:rtl w:val="0"/>
        </w:rPr>
        <w:t xml:space="preserve"> di cessioni in corso con altre finanziarie.</w:t>
      </w:r>
    </w:p>
    <w:p w:rsidR="00000000" w:rsidDel="00000000" w:rsidP="00000000" w:rsidRDefault="00000000" w:rsidRPr="00000000" w14:paraId="0000014B">
      <w:pPr>
        <w:numPr>
          <w:ilvl w:val="0"/>
          <w:numId w:val="57"/>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Gestione a distanza</w:t>
      </w:r>
      <w:r w:rsidDel="00000000" w:rsidR="00000000" w:rsidRPr="00000000">
        <w:rPr>
          <w:rFonts w:ascii="Roboto" w:cs="Roboto" w:eastAsia="Roboto" w:hAnsi="Roboto"/>
          <w:sz w:val="24"/>
          <w:szCs w:val="24"/>
          <w:rtl w:val="0"/>
        </w:rPr>
        <w:t xml:space="preserve"> in tutta Italia con firma digitale (SPID).</w:t>
      </w:r>
    </w:p>
    <w:p w:rsidR="00000000" w:rsidDel="00000000" w:rsidP="00000000" w:rsidRDefault="00000000" w:rsidRPr="00000000" w14:paraId="0000014C">
      <w:pPr>
        <w:numPr>
          <w:ilvl w:val="0"/>
          <w:numId w:val="3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[CTA Button]: </w:t>
      </w:r>
      <w:r w:rsidDel="00000000" w:rsidR="00000000" w:rsidRPr="00000000">
        <w:rPr>
          <w:rFonts w:ascii="Roboto" w:cs="Roboto" w:eastAsia="Roboto" w:hAnsi="Roboto"/>
          <w:b w:val="1"/>
          <w:bCs w:val="1"/>
          <w:sz w:val="24"/>
          <w:szCs w:val="24"/>
          <w:rtl w:val="0"/>
        </w:rPr>
        <w:t xml:space="preserve">CALCOLA RATA STATALI (CONVENZIONE)</w:t>
      </w:r>
    </w:p>
    <w:p w:rsidR="00000000" w:rsidDel="00000000" w:rsidP="00000000" w:rsidRDefault="00000000" w:rsidRPr="00000000" w14:paraId="0000014D">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E">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F">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0">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1">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2">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3">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4">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5">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6">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7">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8">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9">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A">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B">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C">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D">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E">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rFonts w:ascii="Roboto" w:cs="Roboto" w:eastAsia="Roboto" w:hAnsi="Roboto"/>
          <w:b w:val="1"/>
          <w:bCs w:val="1"/>
          <w:color w:val="000000"/>
          <w:sz w:val="26"/>
          <w:szCs w:val="26"/>
        </w:rPr>
      </w:pPr>
      <w:bookmarkStart w:colFirst="0" w:colLast="0" w:name="_y1fjzv2mc71z" w:id="55"/>
      <w:bookmarkEnd w:id="55"/>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rFonts w:ascii="Roboto" w:cs="Roboto" w:eastAsia="Roboto" w:hAnsi="Roboto"/>
          <w:i w:val="1"/>
          <w:iCs w:val="1"/>
          <w:sz w:val="24"/>
          <w:szCs w:val="24"/>
        </w:rPr>
      </w:pPr>
      <w:bookmarkStart w:colFirst="0" w:colLast="0" w:name="_75bhbgrmo1f0" w:id="56"/>
      <w:bookmarkEnd w:id="56"/>
      <w:r w:rsidDel="00000000" w:rsidR="00000000" w:rsidRPr="00000000">
        <w:rPr>
          <w:rFonts w:ascii="Roboto" w:cs="Roboto" w:eastAsia="Roboto" w:hAnsi="Roboto"/>
          <w:b w:val="1"/>
          <w:bCs w:val="1"/>
          <w:color w:val="000000"/>
          <w:sz w:val="26"/>
          <w:szCs w:val="26"/>
          <w:rtl w:val="0"/>
        </w:rPr>
        <w:t xml:space="preserve">PAGINA 9: PRESTITI SCUOLA E MIUR </w:t>
      </w:r>
      <w:r w:rsidDel="00000000" w:rsidR="00000000" w:rsidRPr="00000000">
        <w:rPr>
          <w:rtl w:val="0"/>
        </w:rPr>
      </w:r>
    </w:p>
    <w:p w:rsidR="00000000" w:rsidDel="00000000" w:rsidP="00000000" w:rsidRDefault="00000000" w:rsidRPr="00000000" w14:paraId="00000161">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5ozkd4dtgujq" w:id="57"/>
      <w:bookmarkEnd w:id="57"/>
      <w:r w:rsidDel="00000000" w:rsidR="00000000" w:rsidRPr="00000000">
        <w:rPr>
          <w:rFonts w:ascii="Roboto" w:cs="Roboto" w:eastAsia="Roboto" w:hAnsi="Roboto"/>
          <w:b w:val="1"/>
          <w:bCs w:val="1"/>
          <w:color w:val="000000"/>
          <w:sz w:val="22"/>
          <w:szCs w:val="22"/>
          <w:rtl w:val="0"/>
        </w:rPr>
        <w:t xml:space="preserve">1. Meta Data</w:t>
      </w:r>
    </w:p>
    <w:p w:rsidR="00000000" w:rsidDel="00000000" w:rsidP="00000000" w:rsidRDefault="00000000" w:rsidRPr="00000000" w14:paraId="00000162">
      <w:pPr>
        <w:numPr>
          <w:ilvl w:val="0"/>
          <w:numId w:val="4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rtl w:val="0"/>
        </w:rPr>
        <w:t xml:space="preserve">Meta Title:</w:t>
      </w:r>
      <w:r w:rsidDel="00000000" w:rsidR="00000000" w:rsidRPr="00000000">
        <w:rPr>
          <w:rFonts w:ascii="Roboto" w:cs="Roboto" w:eastAsia="Roboto" w:hAnsi="Roboto"/>
          <w:sz w:val="24"/>
          <w:szCs w:val="24"/>
          <w:rtl w:val="0"/>
        </w:rPr>
        <w:t xml:space="preserve"> Prestiti Insegnanti e Personale ATA: Cessione Quinto Scuola</w:t>
      </w:r>
    </w:p>
    <w:p w:rsidR="00000000" w:rsidDel="00000000" w:rsidP="00000000" w:rsidRDefault="00000000" w:rsidRPr="00000000" w14:paraId="00000163">
      <w:pPr>
        <w:numPr>
          <w:ilvl w:val="0"/>
          <w:numId w:val="4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Meta Description:</w:t>
      </w:r>
      <w:r w:rsidDel="00000000" w:rsidR="00000000" w:rsidRPr="00000000">
        <w:rPr>
          <w:rFonts w:ascii="Roboto" w:cs="Roboto" w:eastAsia="Roboto" w:hAnsi="Roboto"/>
          <w:sz w:val="24"/>
          <w:szCs w:val="24"/>
          <w:rtl w:val="0"/>
        </w:rPr>
        <w:t xml:space="preserve"> Finanziamenti dedicati al mondo Scuola (MIUR). Prestiti per Docenti e ATA anche con contratti annuali (valutazione specifica). Preventivo online NoiPA.</w:t>
      </w:r>
    </w:p>
    <w:p w:rsidR="00000000" w:rsidDel="00000000" w:rsidP="00000000" w:rsidRDefault="00000000" w:rsidRPr="00000000" w14:paraId="00000164">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g98ydbohdqtg" w:id="58"/>
      <w:bookmarkEnd w:id="58"/>
      <w:r w:rsidDel="00000000" w:rsidR="00000000" w:rsidRPr="00000000">
        <w:rPr>
          <w:rFonts w:ascii="Roboto" w:cs="Roboto" w:eastAsia="Roboto" w:hAnsi="Roboto"/>
          <w:b w:val="1"/>
          <w:bCs w:val="1"/>
          <w:color w:val="000000"/>
          <w:sz w:val="22"/>
          <w:szCs w:val="22"/>
          <w:rtl w:val="0"/>
        </w:rPr>
        <w:t xml:space="preserve">2. Struttura dei Contenuti</w:t>
      </w:r>
    </w:p>
    <w:p w:rsidR="00000000" w:rsidDel="00000000" w:rsidP="00000000" w:rsidRDefault="00000000" w:rsidRPr="00000000" w14:paraId="00000165">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H1: Prestiti Mondo Scuola: Soluzioni per Docenti e Personale ATA.</w:t>
      </w:r>
    </w:p>
    <w:p w:rsidR="00000000" w:rsidDel="00000000" w:rsidP="00000000" w:rsidRDefault="00000000" w:rsidRPr="00000000" w14:paraId="0000016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 scuola è il motore del futuro. Che tu sia un </w:t>
      </w:r>
      <w:r w:rsidDel="00000000" w:rsidR="00000000" w:rsidRPr="00000000">
        <w:rPr>
          <w:rFonts w:ascii="Roboto" w:cs="Roboto" w:eastAsia="Roboto" w:hAnsi="Roboto"/>
          <w:b w:val="1"/>
          <w:bCs w:val="1"/>
          <w:sz w:val="24"/>
          <w:szCs w:val="24"/>
          <w:rtl w:val="0"/>
        </w:rPr>
        <w:t xml:space="preserve">Insegnante</w:t>
      </w:r>
      <w:r w:rsidDel="00000000" w:rsidR="00000000" w:rsidRPr="00000000">
        <w:rPr>
          <w:rFonts w:ascii="Roboto" w:cs="Roboto" w:eastAsia="Roboto" w:hAnsi="Roboto"/>
          <w:sz w:val="24"/>
          <w:szCs w:val="24"/>
          <w:rtl w:val="0"/>
        </w:rPr>
        <w:t xml:space="preserve"> di ruolo o un collaboratore scolastico (</w:t>
      </w:r>
      <w:r w:rsidDel="00000000" w:rsidR="00000000" w:rsidRPr="00000000">
        <w:rPr>
          <w:rFonts w:ascii="Roboto" w:cs="Roboto" w:eastAsia="Roboto" w:hAnsi="Roboto"/>
          <w:b w:val="1"/>
          <w:bCs w:val="1"/>
          <w:sz w:val="24"/>
          <w:szCs w:val="24"/>
          <w:rtl w:val="0"/>
        </w:rPr>
        <w:t xml:space="preserve">ATA</w:t>
      </w:r>
      <w:r w:rsidDel="00000000" w:rsidR="00000000" w:rsidRPr="00000000">
        <w:rPr>
          <w:rFonts w:ascii="Roboto" w:cs="Roboto" w:eastAsia="Roboto" w:hAnsi="Roboto"/>
          <w:sz w:val="24"/>
          <w:szCs w:val="24"/>
          <w:rtl w:val="0"/>
        </w:rPr>
        <w:t xml:space="preserve">), Biofinance conosce le specificità del tuo contratto. Sappiamo che la tua busta paga può variare, che esiste la "Ricostruzione di Carriera" e che le esigenze di liquidità non seguono il calendario scolastico.</w:t>
      </w:r>
    </w:p>
    <w:p w:rsidR="00000000" w:rsidDel="00000000" w:rsidP="00000000" w:rsidRDefault="00000000" w:rsidRPr="00000000" w14:paraId="00000167">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Dedicato al Personale MIUR</w:t>
      </w:r>
      <w:r w:rsidDel="00000000" w:rsidR="00000000" w:rsidRPr="00000000">
        <w:rPr>
          <w:rFonts w:ascii="Roboto" w:cs="Roboto" w:eastAsia="Roboto" w:hAnsi="Roboto"/>
          <w:sz w:val="24"/>
          <w:szCs w:val="24"/>
          <w:rtl w:val="0"/>
        </w:rPr>
        <w:t xml:space="preserve"> Questa soluzione è pensata specificamente per:</w:t>
      </w:r>
    </w:p>
    <w:p w:rsidR="00000000" w:rsidDel="00000000" w:rsidP="00000000" w:rsidRDefault="00000000" w:rsidRPr="00000000" w14:paraId="00000168">
      <w:pPr>
        <w:numPr>
          <w:ilvl w:val="0"/>
          <w:numId w:val="3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Docenti di Ruolo:</w:t>
      </w:r>
      <w:r w:rsidDel="00000000" w:rsidR="00000000" w:rsidRPr="00000000">
        <w:rPr>
          <w:rFonts w:ascii="Roboto" w:cs="Roboto" w:eastAsia="Roboto" w:hAnsi="Roboto"/>
          <w:sz w:val="24"/>
          <w:szCs w:val="24"/>
          <w:rtl w:val="0"/>
        </w:rPr>
        <w:t xml:space="preserve"> Scuole dell'infanzia, primarie, secondarie e Università.</w:t>
      </w:r>
    </w:p>
    <w:p w:rsidR="00000000" w:rsidDel="00000000" w:rsidP="00000000" w:rsidRDefault="00000000" w:rsidRPr="00000000" w14:paraId="00000169">
      <w:pPr>
        <w:numPr>
          <w:ilvl w:val="0"/>
          <w:numId w:val="3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Personale ATA:</w:t>
      </w:r>
      <w:r w:rsidDel="00000000" w:rsidR="00000000" w:rsidRPr="00000000">
        <w:rPr>
          <w:rFonts w:ascii="Roboto" w:cs="Roboto" w:eastAsia="Roboto" w:hAnsi="Roboto"/>
          <w:sz w:val="24"/>
          <w:szCs w:val="24"/>
          <w:rtl w:val="0"/>
        </w:rPr>
        <w:t xml:space="preserve"> Assistenti amministrativi e collaboratori scolastici.</w:t>
      </w:r>
    </w:p>
    <w:p w:rsidR="00000000" w:rsidDel="00000000" w:rsidP="00000000" w:rsidRDefault="00000000" w:rsidRPr="00000000" w14:paraId="0000016A">
      <w:pPr>
        <w:numPr>
          <w:ilvl w:val="0"/>
          <w:numId w:val="3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DSGA e Dirigenti Scolastici.</w:t>
      </w:r>
    </w:p>
    <w:p w:rsidR="00000000" w:rsidDel="00000000" w:rsidP="00000000" w:rsidRDefault="00000000" w:rsidRPr="00000000" w14:paraId="0000016B">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H2: Vantaggi Esclusivi per la Scuola</w:t>
      </w:r>
    </w:p>
    <w:p w:rsidR="00000000" w:rsidDel="00000000" w:rsidP="00000000" w:rsidRDefault="00000000" w:rsidRPr="00000000" w14:paraId="0000016C">
      <w:pPr>
        <w:numPr>
          <w:ilvl w:val="0"/>
          <w:numId w:val="1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Compatibilità con "Piccoli Prestiti":</w:t>
      </w:r>
      <w:r w:rsidDel="00000000" w:rsidR="00000000" w:rsidRPr="00000000">
        <w:rPr>
          <w:rFonts w:ascii="Roboto" w:cs="Roboto" w:eastAsia="Roboto" w:hAnsi="Roboto"/>
          <w:sz w:val="24"/>
          <w:szCs w:val="24"/>
          <w:rtl w:val="0"/>
        </w:rPr>
        <w:t xml:space="preserve"> Se hai già un "Piccolo Prestito NoiPA" in corso, puoi spesso affiancare una Cessione del Quinto Biofinance per ottenere liquidità maggiore (consolidamento debiti).</w:t>
      </w:r>
    </w:p>
    <w:p w:rsidR="00000000" w:rsidDel="00000000" w:rsidP="00000000" w:rsidRDefault="00000000" w:rsidRPr="00000000" w14:paraId="0000016D">
      <w:pPr>
        <w:numPr>
          <w:ilvl w:val="0"/>
          <w:numId w:val="1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Valutazione anche per Neo-Immessi:</w:t>
      </w:r>
      <w:r w:rsidDel="00000000" w:rsidR="00000000" w:rsidRPr="00000000">
        <w:rPr>
          <w:rFonts w:ascii="Roboto" w:cs="Roboto" w:eastAsia="Roboto" w:hAnsi="Roboto"/>
          <w:sz w:val="24"/>
          <w:szCs w:val="24"/>
          <w:rtl w:val="0"/>
        </w:rPr>
        <w:t xml:space="preserve"> Hai appena superato l'anno di prova? Sei immediatamente finanziabile.</w:t>
      </w:r>
    </w:p>
    <w:p w:rsidR="00000000" w:rsidDel="00000000" w:rsidP="00000000" w:rsidRDefault="00000000" w:rsidRPr="00000000" w14:paraId="0000016E">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E se sono un Supplente?</w:t>
      </w:r>
      <w:r w:rsidDel="00000000" w:rsidR="00000000" w:rsidRPr="00000000">
        <w:rPr>
          <w:rFonts w:ascii="Roboto" w:cs="Roboto" w:eastAsia="Roboto" w:hAnsi="Roboto"/>
          <w:sz w:val="24"/>
          <w:szCs w:val="24"/>
          <w:rtl w:val="0"/>
        </w:rPr>
        <w:t xml:space="preserve"> Per i </w:t>
      </w:r>
      <w:r w:rsidDel="00000000" w:rsidR="00000000" w:rsidRPr="00000000">
        <w:rPr>
          <w:rFonts w:ascii="Roboto" w:cs="Roboto" w:eastAsia="Roboto" w:hAnsi="Roboto"/>
          <w:b w:val="1"/>
          <w:bCs w:val="1"/>
          <w:sz w:val="24"/>
          <w:szCs w:val="24"/>
          <w:rtl w:val="0"/>
        </w:rPr>
        <w:t xml:space="preserve">supplenti annuali</w:t>
      </w:r>
      <w:r w:rsidDel="00000000" w:rsidR="00000000" w:rsidRPr="00000000">
        <w:rPr>
          <w:rFonts w:ascii="Roboto" w:cs="Roboto" w:eastAsia="Roboto" w:hAnsi="Roboto"/>
          <w:sz w:val="24"/>
          <w:szCs w:val="24"/>
          <w:rtl w:val="0"/>
        </w:rPr>
        <w:t xml:space="preserve"> (contratto al 30 giugno o 31 agosto), la Cessione del Quinto classica a 10 anni non è praticabile. Tuttavia, è possibile valutare prestiti di durata pari alla durata residua del contratto, oppure preparare la pratica affinché, al momento del passaggio di ruolo, tu sia il primo a ricevere la liquidità.</w:t>
      </w:r>
    </w:p>
    <w:p w:rsidR="00000000" w:rsidDel="00000000" w:rsidP="00000000" w:rsidRDefault="00000000" w:rsidRPr="00000000" w14:paraId="0000016F">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Calcola la tua Rata "Scuola"</w:t>
      </w:r>
      <w:r w:rsidDel="00000000" w:rsidR="00000000" w:rsidRPr="00000000">
        <w:rPr>
          <w:rFonts w:ascii="Roboto" w:cs="Roboto" w:eastAsia="Roboto" w:hAnsi="Roboto"/>
          <w:sz w:val="24"/>
          <w:szCs w:val="24"/>
          <w:rtl w:val="0"/>
        </w:rPr>
        <w:t xml:space="preserve"> Inserisci l'importo netto del tuo cedolino NoiPA (escluse voci variabili come FIS o attività aggiuntive).</w:t>
      </w:r>
    </w:p>
    <w:p w:rsidR="00000000" w:rsidDel="00000000" w:rsidP="00000000" w:rsidRDefault="00000000" w:rsidRPr="00000000" w14:paraId="00000170">
      <w:pPr>
        <w:numPr>
          <w:ilvl w:val="0"/>
          <w:numId w:val="73"/>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[CTA Button]: </w:t>
      </w:r>
      <w:r w:rsidDel="00000000" w:rsidR="00000000" w:rsidRPr="00000000">
        <w:rPr>
          <w:rFonts w:ascii="Roboto" w:cs="Roboto" w:eastAsia="Roboto" w:hAnsi="Roboto"/>
          <w:b w:val="1"/>
          <w:bCs w:val="1"/>
          <w:sz w:val="24"/>
          <w:szCs w:val="24"/>
          <w:rtl w:val="0"/>
        </w:rPr>
        <w:t xml:space="preserve">PREVENTIVO RAPIDO DOCENTI &amp; ATA</w:t>
      </w:r>
    </w:p>
    <w:p w:rsidR="00000000" w:rsidDel="00000000" w:rsidP="00000000" w:rsidRDefault="00000000" w:rsidRPr="00000000" w14:paraId="00000171">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8rwwiu9d42fz" w:id="59"/>
      <w:bookmarkEnd w:id="59"/>
      <w:r w:rsidDel="00000000" w:rsidR="00000000" w:rsidRPr="00000000">
        <w:rPr>
          <w:rFonts w:ascii="Roboto" w:cs="Roboto" w:eastAsia="Roboto" w:hAnsi="Roboto"/>
          <w:b w:val="1"/>
          <w:bCs w:val="1"/>
          <w:color w:val="000000"/>
          <w:sz w:val="22"/>
          <w:szCs w:val="22"/>
          <w:rtl w:val="0"/>
        </w:rPr>
        <w:t xml:space="preserve">3. FAQ </w:t>
      </w:r>
    </w:p>
    <w:p w:rsidR="00000000" w:rsidDel="00000000" w:rsidP="00000000" w:rsidRDefault="00000000" w:rsidRPr="00000000" w14:paraId="00000173">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rtl w:val="0"/>
        </w:rPr>
        <w:t xml:space="preserve">Domanda 1: La Cessione del Quinto blocca la Carta del Docente?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Risposta:</w:t>
      </w:r>
      <w:r w:rsidDel="00000000" w:rsidR="00000000" w:rsidRPr="00000000">
        <w:rPr>
          <w:rFonts w:ascii="Roboto" w:cs="Roboto" w:eastAsia="Roboto" w:hAnsi="Roboto"/>
          <w:sz w:val="24"/>
          <w:szCs w:val="24"/>
          <w:rtl w:val="0"/>
        </w:rPr>
        <w:t xml:space="preserve"> Assolutamente no. La Carta del Docente è un bonus per la formazione e non ha alcun legame con la tua busta paga o con i prestiti personali. Sono due canali completamente separati.</w:t>
      </w:r>
    </w:p>
    <w:p w:rsidR="00000000" w:rsidDel="00000000" w:rsidP="00000000" w:rsidRDefault="00000000" w:rsidRPr="00000000" w14:paraId="00000174">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Domanda 2: Cosa succede durante i mesi estivi se sono ATA?</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Risposta:</w:t>
      </w:r>
      <w:r w:rsidDel="00000000" w:rsidR="00000000" w:rsidRPr="00000000">
        <w:rPr>
          <w:rFonts w:ascii="Roboto" w:cs="Roboto" w:eastAsia="Roboto" w:hAnsi="Roboto"/>
          <w:sz w:val="24"/>
          <w:szCs w:val="24"/>
          <w:rtl w:val="0"/>
        </w:rPr>
        <w:t xml:space="preserve"> Se sei di ruolo, lo stipendio (e la trattenuta della rata) continua regolarmente anche in estate. Se hai un contratto che sospende lo stipendio, la Cessione del Quinto non può essere attivata per durate superiori al contratto stesso.</w:t>
      </w:r>
    </w:p>
    <w:p w:rsidR="00000000" w:rsidDel="00000000" w:rsidP="00000000" w:rsidRDefault="00000000" w:rsidRPr="00000000" w14:paraId="00000175">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Domanda 3: Ho fatto la "Ricostruzione di Carriera", influisce sul prestito?</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Risposta:</w:t>
      </w:r>
      <w:r w:rsidDel="00000000" w:rsidR="00000000" w:rsidRPr="00000000">
        <w:rPr>
          <w:rFonts w:ascii="Roboto" w:cs="Roboto" w:eastAsia="Roboto" w:hAnsi="Roboto"/>
          <w:sz w:val="24"/>
          <w:szCs w:val="24"/>
          <w:rtl w:val="0"/>
        </w:rPr>
        <w:t xml:space="preserve"> Sì, positivamente! La ricostruzione di carriera spesso aumenta lo stipendio base e gli scatti di anzianità. Un importo netto più alto significa una quota cedibile più alta, permettendoti di ottenere più liquidità o di abbassare l'incidenza della rata.</w:t>
      </w:r>
    </w:p>
    <w:p w:rsidR="00000000" w:rsidDel="00000000" w:rsidP="00000000" w:rsidRDefault="00000000" w:rsidRPr="00000000" w14:paraId="00000176">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7">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8">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9">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A">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B">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C">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D">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E">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7F">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0">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1">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2">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83">
      <w:pPr>
        <w:spacing w:after="240" w:before="240" w:lineRule="auto"/>
        <w:rPr>
          <w:rFonts w:ascii="Roboto" w:cs="Roboto" w:eastAsia="Roboto" w:hAnsi="Roboto"/>
          <w:b w:val="1"/>
          <w:bCs w:val="1"/>
          <w:color w:val="000000"/>
          <w:sz w:val="26"/>
          <w:szCs w:val="26"/>
        </w:rPr>
      </w:pPr>
      <w:r w:rsidDel="00000000" w:rsidR="00000000" w:rsidRPr="00000000">
        <w:rPr>
          <w:rFonts w:ascii="Roboto" w:cs="Roboto" w:eastAsia="Roboto" w:hAnsi="Roboto"/>
          <w:b w:val="1"/>
          <w:bCs w:val="1"/>
          <w:color w:val="000000"/>
          <w:sz w:val="26"/>
          <w:szCs w:val="26"/>
          <w:rtl w:val="0"/>
        </w:rPr>
        <w:t xml:space="preserve">PAGINA 10: PRESTITI FORZE ARMATE E DELL'ORDINE</w:t>
      </w:r>
    </w:p>
    <w:p w:rsidR="00000000" w:rsidDel="00000000" w:rsidP="00000000" w:rsidRDefault="00000000" w:rsidRPr="00000000" w14:paraId="00000184">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tydpisgchwgj" w:id="60"/>
      <w:bookmarkEnd w:id="60"/>
      <w:r w:rsidDel="00000000" w:rsidR="00000000" w:rsidRPr="00000000">
        <w:rPr>
          <w:rFonts w:ascii="Roboto" w:cs="Roboto" w:eastAsia="Roboto" w:hAnsi="Roboto"/>
          <w:b w:val="1"/>
          <w:bCs w:val="1"/>
          <w:color w:val="000000"/>
          <w:sz w:val="22"/>
          <w:szCs w:val="22"/>
          <w:rtl w:val="0"/>
        </w:rPr>
        <w:t xml:space="preserve">1. Meta Data</w:t>
      </w:r>
    </w:p>
    <w:p w:rsidR="00000000" w:rsidDel="00000000" w:rsidP="00000000" w:rsidRDefault="00000000" w:rsidRPr="00000000" w14:paraId="00000185">
      <w:pPr>
        <w:numPr>
          <w:ilvl w:val="0"/>
          <w:numId w:val="3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rtl w:val="0"/>
        </w:rPr>
        <w:t xml:space="preserve">Meta Title:</w:t>
      </w:r>
      <w:r w:rsidDel="00000000" w:rsidR="00000000" w:rsidRPr="00000000">
        <w:rPr>
          <w:rFonts w:ascii="Roboto" w:cs="Roboto" w:eastAsia="Roboto" w:hAnsi="Roboto"/>
          <w:sz w:val="24"/>
          <w:szCs w:val="24"/>
          <w:rtl w:val="0"/>
        </w:rPr>
        <w:t xml:space="preserve"> Prestiti Forze Armate e Polizia: Cessione del Quinto NoiPA</w:t>
      </w:r>
    </w:p>
    <w:p w:rsidR="00000000" w:rsidDel="00000000" w:rsidP="00000000" w:rsidRDefault="00000000" w:rsidRPr="00000000" w14:paraId="00000186">
      <w:pPr>
        <w:numPr>
          <w:ilvl w:val="0"/>
          <w:numId w:val="3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Meta Description:</w:t>
      </w:r>
      <w:r w:rsidDel="00000000" w:rsidR="00000000" w:rsidRPr="00000000">
        <w:rPr>
          <w:rFonts w:ascii="Roboto" w:cs="Roboto" w:eastAsia="Roboto" w:hAnsi="Roboto"/>
          <w:sz w:val="24"/>
          <w:szCs w:val="24"/>
          <w:rtl w:val="0"/>
        </w:rPr>
        <w:t xml:space="preserve"> Finanziamenti agevolati per Carabinieri, Polizia, Esercito e Guardia di Finanza. Tassi in convenzione, nessuna spesa istruttoria e gestione anche con trasferimenti.</w:t>
      </w:r>
    </w:p>
    <w:p w:rsidR="00000000" w:rsidDel="00000000" w:rsidP="00000000" w:rsidRDefault="00000000" w:rsidRPr="00000000" w14:paraId="00000187">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eg4r1k8ryip1" w:id="61"/>
      <w:bookmarkEnd w:id="61"/>
      <w:r w:rsidDel="00000000" w:rsidR="00000000" w:rsidRPr="00000000">
        <w:rPr>
          <w:rFonts w:ascii="Roboto" w:cs="Roboto" w:eastAsia="Roboto" w:hAnsi="Roboto"/>
          <w:b w:val="1"/>
          <w:bCs w:val="1"/>
          <w:color w:val="000000"/>
          <w:sz w:val="22"/>
          <w:szCs w:val="22"/>
          <w:rtl w:val="0"/>
        </w:rPr>
        <w:t xml:space="preserve">2. Struttura dei Contenuti</w:t>
      </w:r>
    </w:p>
    <w:p w:rsidR="00000000" w:rsidDel="00000000" w:rsidP="00000000" w:rsidRDefault="00000000" w:rsidRPr="00000000" w14:paraId="00000188">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H1: Cessione del Quinto Forze Armate: Al fianco di chi ci protegge.</w:t>
      </w:r>
    </w:p>
    <w:p w:rsidR="00000000" w:rsidDel="00000000" w:rsidP="00000000" w:rsidRDefault="00000000" w:rsidRPr="00000000" w14:paraId="0000018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 divisa che indossi è sinonimo di affidabilità. Per questo, </w:t>
      </w:r>
      <w:r w:rsidDel="00000000" w:rsidR="00000000" w:rsidRPr="00000000">
        <w:rPr>
          <w:rFonts w:ascii="Roboto" w:cs="Roboto" w:eastAsia="Roboto" w:hAnsi="Roboto"/>
          <w:b w:val="1"/>
          <w:bCs w:val="1"/>
          <w:sz w:val="24"/>
          <w:szCs w:val="24"/>
          <w:rtl w:val="0"/>
        </w:rPr>
        <w:t xml:space="preserve">Biofinance</w:t>
      </w:r>
      <w:r w:rsidDel="00000000" w:rsidR="00000000" w:rsidRPr="00000000">
        <w:rPr>
          <w:rFonts w:ascii="Roboto" w:cs="Roboto" w:eastAsia="Roboto" w:hAnsi="Roboto"/>
          <w:sz w:val="24"/>
          <w:szCs w:val="24"/>
          <w:rtl w:val="0"/>
        </w:rPr>
        <w:t xml:space="preserve"> riserva ai membri delle Forze Armate e dell'Ordine condizioni finanziarie d'eccellenza. Sappiamo che la tua vita lavorativa ha esigenze specifiche: trasferimenti, missioni all'estero, avanzamenti di grado. La nostra Cessione del Quinto è flessibile e ti segue ovunque, gestita direttamente tramite il portale </w:t>
      </w:r>
      <w:r w:rsidDel="00000000" w:rsidR="00000000" w:rsidRPr="00000000">
        <w:rPr>
          <w:rFonts w:ascii="Roboto" w:cs="Roboto" w:eastAsia="Roboto" w:hAnsi="Roboto"/>
          <w:b w:val="1"/>
          <w:bCs w:val="1"/>
          <w:sz w:val="24"/>
          <w:szCs w:val="24"/>
          <w:rtl w:val="0"/>
        </w:rPr>
        <w:t xml:space="preserve">NoiPA</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8A">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A chi ci rivolgiamo?</w:t>
      </w:r>
      <w:r w:rsidDel="00000000" w:rsidR="00000000" w:rsidRPr="00000000">
        <w:rPr>
          <w:rFonts w:ascii="Roboto" w:cs="Roboto" w:eastAsia="Roboto" w:hAnsi="Roboto"/>
          <w:i w:val="1"/>
          <w:iCs w:val="1"/>
          <w:sz w:val="24"/>
          <w:szCs w:val="24"/>
          <w:rtl w:val="0"/>
        </w:rPr>
        <w:t xml:space="preserve"> </w:t>
      </w:r>
      <w:r w:rsidDel="00000000" w:rsidR="00000000" w:rsidRPr="00000000">
        <w:rPr>
          <w:rFonts w:ascii="Roboto" w:cs="Roboto" w:eastAsia="Roboto" w:hAnsi="Roboto"/>
          <w:sz w:val="24"/>
          <w:szCs w:val="24"/>
          <w:rtl w:val="0"/>
        </w:rPr>
        <w:t xml:space="preserve">Il prodotto è dedicato al personale in servizio permanente di:</w:t>
      </w:r>
    </w:p>
    <w:p w:rsidR="00000000" w:rsidDel="00000000" w:rsidP="00000000" w:rsidRDefault="00000000" w:rsidRPr="00000000" w14:paraId="0000018B">
      <w:pPr>
        <w:numPr>
          <w:ilvl w:val="0"/>
          <w:numId w:val="7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Esercito Italiano, Marina Militare, Aeronautica.</w:t>
      </w:r>
    </w:p>
    <w:p w:rsidR="00000000" w:rsidDel="00000000" w:rsidP="00000000" w:rsidRDefault="00000000" w:rsidRPr="00000000" w14:paraId="0000018C">
      <w:pPr>
        <w:numPr>
          <w:ilvl w:val="0"/>
          <w:numId w:val="7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Arma dei Carabinieri.</w:t>
      </w:r>
    </w:p>
    <w:p w:rsidR="00000000" w:rsidDel="00000000" w:rsidP="00000000" w:rsidRDefault="00000000" w:rsidRPr="00000000" w14:paraId="0000018D">
      <w:pPr>
        <w:numPr>
          <w:ilvl w:val="0"/>
          <w:numId w:val="7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Polizia di Stato e Penitenziaria.</w:t>
      </w:r>
    </w:p>
    <w:p w:rsidR="00000000" w:rsidDel="00000000" w:rsidP="00000000" w:rsidRDefault="00000000" w:rsidRPr="00000000" w14:paraId="0000018E">
      <w:pPr>
        <w:numPr>
          <w:ilvl w:val="0"/>
          <w:numId w:val="7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Guardia di Finanza.</w:t>
      </w:r>
    </w:p>
    <w:p w:rsidR="00000000" w:rsidDel="00000000" w:rsidP="00000000" w:rsidRDefault="00000000" w:rsidRPr="00000000" w14:paraId="0000018F">
      <w:pPr>
        <w:numPr>
          <w:ilvl w:val="0"/>
          <w:numId w:val="78"/>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Vigili del Fuoco.</w:t>
      </w:r>
    </w:p>
    <w:p w:rsidR="00000000" w:rsidDel="00000000" w:rsidP="00000000" w:rsidRDefault="00000000" w:rsidRPr="00000000" w14:paraId="00000190">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H2: I Vantaggi Operativi</w:t>
      </w:r>
    </w:p>
    <w:p w:rsidR="00000000" w:rsidDel="00000000" w:rsidP="00000000" w:rsidRDefault="00000000" w:rsidRPr="00000000" w14:paraId="00000191">
      <w:pPr>
        <w:numPr>
          <w:ilvl w:val="0"/>
          <w:numId w:val="2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Nessuna limitazione per i Trasferimenti:</w:t>
      </w:r>
      <w:r w:rsidDel="00000000" w:rsidR="00000000" w:rsidRPr="00000000">
        <w:rPr>
          <w:rFonts w:ascii="Roboto" w:cs="Roboto" w:eastAsia="Roboto" w:hAnsi="Roboto"/>
          <w:sz w:val="24"/>
          <w:szCs w:val="24"/>
          <w:rtl w:val="0"/>
        </w:rPr>
        <w:t xml:space="preserve"> Se vieni trasferito in un'altra caserma o regione, la Cessione del Quinto ti segue automaticamente. Non devi chiudere o rifare nulla.</w:t>
      </w:r>
    </w:p>
    <w:p w:rsidR="00000000" w:rsidDel="00000000" w:rsidP="00000000" w:rsidRDefault="00000000" w:rsidRPr="00000000" w14:paraId="00000192">
      <w:pPr>
        <w:numPr>
          <w:ilvl w:val="0"/>
          <w:numId w:val="2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Missioni all'Estero:</w:t>
      </w:r>
      <w:r w:rsidDel="00000000" w:rsidR="00000000" w:rsidRPr="00000000">
        <w:rPr>
          <w:rFonts w:ascii="Roboto" w:cs="Roboto" w:eastAsia="Roboto" w:hAnsi="Roboto"/>
          <w:sz w:val="24"/>
          <w:szCs w:val="24"/>
          <w:rtl w:val="0"/>
        </w:rPr>
        <w:t xml:space="preserve"> Anche se sei impegnato in missioni internazionali, la gestione amministrativa rimane centralizzata in Italia (CNA Esercito o NoiPA), garantendo continuità nei pagamenti.</w:t>
      </w:r>
    </w:p>
    <w:p w:rsidR="00000000" w:rsidDel="00000000" w:rsidP="00000000" w:rsidRDefault="00000000" w:rsidRPr="00000000" w14:paraId="00000193">
      <w:pPr>
        <w:numPr>
          <w:ilvl w:val="0"/>
          <w:numId w:val="2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Valutazione Indennità Operative:</w:t>
      </w:r>
      <w:r w:rsidDel="00000000" w:rsidR="00000000" w:rsidRPr="00000000">
        <w:rPr>
          <w:rFonts w:ascii="Roboto" w:cs="Roboto" w:eastAsia="Roboto" w:hAnsi="Roboto"/>
          <w:sz w:val="24"/>
          <w:szCs w:val="24"/>
          <w:rtl w:val="0"/>
        </w:rPr>
        <w:t xml:space="preserve"> Nel calcolo della quota cedibile, cerchiamo di valorizzare tutte le voci fisse e continuative del tuo cedolino per massimizzare l'importo erogabile.</w:t>
      </w:r>
    </w:p>
    <w:p w:rsidR="00000000" w:rsidDel="00000000" w:rsidP="00000000" w:rsidRDefault="00000000" w:rsidRPr="00000000" w14:paraId="00000194">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Tassi Agevolati e Convenzioni</w:t>
      </w:r>
      <w:r w:rsidDel="00000000" w:rsidR="00000000" w:rsidRPr="00000000">
        <w:rPr>
          <w:rFonts w:ascii="Roboto" w:cs="Roboto" w:eastAsia="Roboto" w:hAnsi="Roboto"/>
          <w:sz w:val="24"/>
          <w:szCs w:val="24"/>
          <w:rtl w:val="0"/>
        </w:rPr>
        <w:t xml:space="preserve"> Grazie alla stabilità del tuo impiego statale, il rischio credito è prossimo allo zero. Questo ci permette di applicare </w:t>
      </w:r>
      <w:r w:rsidDel="00000000" w:rsidR="00000000" w:rsidRPr="00000000">
        <w:rPr>
          <w:rFonts w:ascii="Roboto" w:cs="Roboto" w:eastAsia="Roboto" w:hAnsi="Roboto"/>
          <w:b w:val="1"/>
          <w:bCs w:val="1"/>
          <w:sz w:val="24"/>
          <w:szCs w:val="24"/>
          <w:rtl w:val="0"/>
        </w:rPr>
        <w:t xml:space="preserve">tassi TAN e TAEG ai minimi di mercato</w:t>
      </w:r>
      <w:r w:rsidDel="00000000" w:rsidR="00000000" w:rsidRPr="00000000">
        <w:rPr>
          <w:rFonts w:ascii="Roboto" w:cs="Roboto" w:eastAsia="Roboto" w:hAnsi="Roboto"/>
          <w:sz w:val="24"/>
          <w:szCs w:val="24"/>
          <w:rtl w:val="0"/>
        </w:rPr>
        <w:t xml:space="preserve">, spesso inferiori a quelli proposti dalle banche generaliste. Inoltre, l'assicurazione "Rischio Vita e Impiego" (obbligatoria) ha costi estremamente ridotti per la tua categoria.</w:t>
      </w:r>
    </w:p>
    <w:p w:rsidR="00000000" w:rsidDel="00000000" w:rsidP="00000000" w:rsidRDefault="00000000" w:rsidRPr="00000000" w14:paraId="00000195">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Documenti per il Preventivo</w:t>
      </w:r>
      <w:r w:rsidDel="00000000" w:rsidR="00000000" w:rsidRPr="00000000">
        <w:rPr>
          <w:rFonts w:ascii="Roboto" w:cs="Roboto" w:eastAsia="Roboto" w:hAnsi="Roboto"/>
          <w:sz w:val="24"/>
          <w:szCs w:val="24"/>
          <w:rtl w:val="0"/>
        </w:rPr>
        <w:t xml:space="preserve"> Basta l'ultimo cedolino e il documento d'identità. Al resto (modello </w:t>
      </w:r>
      <w:r w:rsidDel="00000000" w:rsidR="00000000" w:rsidRPr="00000000">
        <w:rPr>
          <w:rFonts w:ascii="Roboto" w:cs="Roboto" w:eastAsia="Roboto" w:hAnsi="Roboto"/>
          <w:i w:val="1"/>
          <w:iCs w:val="1"/>
          <w:sz w:val="24"/>
          <w:szCs w:val="24"/>
          <w:rtl w:val="0"/>
        </w:rPr>
        <w:t xml:space="preserve">Allegato B</w:t>
      </w:r>
      <w:r w:rsidDel="00000000" w:rsidR="00000000" w:rsidRPr="00000000">
        <w:rPr>
          <w:rFonts w:ascii="Roboto" w:cs="Roboto" w:eastAsia="Roboto" w:hAnsi="Roboto"/>
          <w:sz w:val="24"/>
          <w:szCs w:val="24"/>
          <w:rtl w:val="0"/>
        </w:rPr>
        <w:t xml:space="preserve"> o certificazione stipendiale) pensiamo noi tramite i canali telematici della Difesa o NoiPA.</w:t>
      </w:r>
    </w:p>
    <w:p w:rsidR="00000000" w:rsidDel="00000000" w:rsidP="00000000" w:rsidRDefault="00000000" w:rsidRPr="00000000" w14:paraId="00000196">
      <w:pPr>
        <w:numPr>
          <w:ilvl w:val="0"/>
          <w:numId w:val="79"/>
        </w:numPr>
        <w:spacing w:after="240" w:before="240" w:lineRule="auto"/>
        <w:ind w:left="720" w:hanging="360"/>
      </w:pPr>
      <w:r w:rsidDel="00000000" w:rsidR="00000000" w:rsidRPr="00000000">
        <w:rPr>
          <w:rFonts w:ascii="Roboto" w:cs="Roboto" w:eastAsia="Roboto" w:hAnsi="Roboto"/>
          <w:sz w:val="24"/>
          <w:szCs w:val="24"/>
          <w:rtl w:val="0"/>
        </w:rPr>
        <w:t xml:space="preserve">[CTA Button]: </w:t>
      </w:r>
      <w:r w:rsidDel="00000000" w:rsidR="00000000" w:rsidRPr="00000000">
        <w:rPr>
          <w:rFonts w:ascii="Roboto" w:cs="Roboto" w:eastAsia="Roboto" w:hAnsi="Roboto"/>
          <w:b w:val="1"/>
          <w:bCs w:val="1"/>
          <w:sz w:val="24"/>
          <w:szCs w:val="24"/>
          <w:rtl w:val="0"/>
        </w:rPr>
        <w:t xml:space="preserve">RICHIEDI PREVENTIVO FORZE ARMATE</w:t>
      </w:r>
    </w:p>
    <w:p w:rsidR="00000000" w:rsidDel="00000000" w:rsidP="00000000" w:rsidRDefault="00000000" w:rsidRPr="00000000" w14:paraId="00000197">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8">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9">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A">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B">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C">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D">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E">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9F">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0">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1">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2">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3">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4">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5">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6">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7">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A8">
      <w:pPr>
        <w:pStyle w:val="Heading3"/>
        <w:keepNext w:val="0"/>
        <w:keepLines w:val="0"/>
        <w:spacing w:before="280" w:lineRule="auto"/>
        <w:rPr>
          <w:rFonts w:ascii="Roboto" w:cs="Roboto" w:eastAsia="Roboto" w:hAnsi="Roboto"/>
          <w:b w:val="1"/>
          <w:bCs w:val="1"/>
          <w:color w:val="000000"/>
          <w:sz w:val="26"/>
          <w:szCs w:val="26"/>
        </w:rPr>
      </w:pPr>
      <w:bookmarkStart w:colFirst="0" w:colLast="0" w:name="_lb3ihk3obydy" w:id="62"/>
      <w:bookmarkEnd w:id="62"/>
      <w:r w:rsidDel="00000000" w:rsidR="00000000" w:rsidRPr="00000000">
        <w:rPr>
          <w:rtl w:val="0"/>
        </w:rPr>
      </w:r>
    </w:p>
    <w:p w:rsidR="00000000" w:rsidDel="00000000" w:rsidP="00000000" w:rsidRDefault="00000000" w:rsidRPr="00000000" w14:paraId="000001A9">
      <w:pPr>
        <w:pStyle w:val="Heading3"/>
        <w:keepNext w:val="0"/>
        <w:keepLines w:val="0"/>
        <w:spacing w:before="280" w:lineRule="auto"/>
        <w:rPr>
          <w:rFonts w:ascii="Roboto" w:cs="Roboto" w:eastAsia="Roboto" w:hAnsi="Roboto"/>
          <w:b w:val="1"/>
          <w:bCs w:val="1"/>
          <w:color w:val="000000"/>
          <w:sz w:val="26"/>
          <w:szCs w:val="26"/>
        </w:rPr>
      </w:pPr>
      <w:bookmarkStart w:colFirst="0" w:colLast="0" w:name="_u6vz64wvfs0t" w:id="63"/>
      <w:bookmarkEnd w:id="63"/>
      <w:r w:rsidDel="00000000" w:rsidR="00000000" w:rsidRPr="00000000">
        <w:rPr>
          <w:rtl w:val="0"/>
        </w:rPr>
      </w:r>
    </w:p>
    <w:p w:rsidR="00000000" w:rsidDel="00000000" w:rsidP="00000000" w:rsidRDefault="00000000" w:rsidRPr="00000000" w14:paraId="000001AA">
      <w:pPr>
        <w:pStyle w:val="Heading3"/>
        <w:keepNext w:val="0"/>
        <w:keepLines w:val="0"/>
        <w:spacing w:before="280" w:lineRule="auto"/>
        <w:rPr>
          <w:rFonts w:ascii="Roboto" w:cs="Roboto" w:eastAsia="Roboto" w:hAnsi="Roboto"/>
          <w:i w:val="1"/>
          <w:iCs w:val="1"/>
          <w:sz w:val="24"/>
          <w:szCs w:val="24"/>
        </w:rPr>
      </w:pPr>
      <w:bookmarkStart w:colFirst="0" w:colLast="0" w:name="_wqxzexuxs3xq" w:id="64"/>
      <w:bookmarkEnd w:id="64"/>
      <w:r w:rsidDel="00000000" w:rsidR="00000000" w:rsidRPr="00000000">
        <w:rPr>
          <w:rFonts w:ascii="Roboto" w:cs="Roboto" w:eastAsia="Roboto" w:hAnsi="Roboto"/>
          <w:b w:val="1"/>
          <w:bCs w:val="1"/>
          <w:color w:val="000000"/>
          <w:sz w:val="26"/>
          <w:szCs w:val="26"/>
          <w:rtl w:val="0"/>
        </w:rPr>
        <w:t xml:space="preserve">PAGINA 11: PRESTITI DIPENDENTI ENTI LOCALI </w:t>
      </w:r>
      <w:r w:rsidDel="00000000" w:rsidR="00000000" w:rsidRPr="00000000">
        <w:rPr>
          <w:rtl w:val="0"/>
        </w:rPr>
      </w:r>
    </w:p>
    <w:p w:rsidR="00000000" w:rsidDel="00000000" w:rsidP="00000000" w:rsidRDefault="00000000" w:rsidRPr="00000000" w14:paraId="000001AB">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qvp6msn7rcb7" w:id="65"/>
      <w:bookmarkEnd w:id="65"/>
      <w:r w:rsidDel="00000000" w:rsidR="00000000" w:rsidRPr="00000000">
        <w:rPr>
          <w:rFonts w:ascii="Roboto" w:cs="Roboto" w:eastAsia="Roboto" w:hAnsi="Roboto"/>
          <w:b w:val="1"/>
          <w:bCs w:val="1"/>
          <w:color w:val="000000"/>
          <w:sz w:val="22"/>
          <w:szCs w:val="22"/>
          <w:rtl w:val="0"/>
        </w:rPr>
        <w:t xml:space="preserve">1. Meta Data</w:t>
      </w:r>
    </w:p>
    <w:p w:rsidR="00000000" w:rsidDel="00000000" w:rsidP="00000000" w:rsidRDefault="00000000" w:rsidRPr="00000000" w14:paraId="000001AC">
      <w:pPr>
        <w:numPr>
          <w:ilvl w:val="0"/>
          <w:numId w:val="5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rtl w:val="0"/>
        </w:rPr>
        <w:t xml:space="preserve">Meta Title:</w:t>
      </w:r>
      <w:r w:rsidDel="00000000" w:rsidR="00000000" w:rsidRPr="00000000">
        <w:rPr>
          <w:rFonts w:ascii="Roboto" w:cs="Roboto" w:eastAsia="Roboto" w:hAnsi="Roboto"/>
          <w:sz w:val="24"/>
          <w:szCs w:val="24"/>
          <w:rtl w:val="0"/>
        </w:rPr>
        <w:t xml:space="preserve"> Prestiti Dipendenti Comunali e Regionali: Cessione Enti Locali</w:t>
      </w:r>
    </w:p>
    <w:p w:rsidR="00000000" w:rsidDel="00000000" w:rsidP="00000000" w:rsidRDefault="00000000" w:rsidRPr="00000000" w14:paraId="000001AD">
      <w:pPr>
        <w:numPr>
          <w:ilvl w:val="0"/>
          <w:numId w:val="5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Meta Description:</w:t>
      </w:r>
      <w:r w:rsidDel="00000000" w:rsidR="00000000" w:rsidRPr="00000000">
        <w:rPr>
          <w:rFonts w:ascii="Roboto" w:cs="Roboto" w:eastAsia="Roboto" w:hAnsi="Roboto"/>
          <w:sz w:val="24"/>
          <w:szCs w:val="24"/>
          <w:rtl w:val="0"/>
        </w:rPr>
        <w:t xml:space="preserve"> Lavori in Comune, Regione o Provincia? Scopri la Cessione del Quinto per Enti Locali. Tassi fissi, zero spese accessorie e firma digitale. Preventivo immediato.</w:t>
      </w:r>
    </w:p>
    <w:p w:rsidR="00000000" w:rsidDel="00000000" w:rsidP="00000000" w:rsidRDefault="00000000" w:rsidRPr="00000000" w14:paraId="000001AE">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kfycc7mfocvv" w:id="66"/>
      <w:bookmarkEnd w:id="66"/>
      <w:r w:rsidDel="00000000" w:rsidR="00000000" w:rsidRPr="00000000">
        <w:rPr>
          <w:rFonts w:ascii="Roboto" w:cs="Roboto" w:eastAsia="Roboto" w:hAnsi="Roboto"/>
          <w:b w:val="1"/>
          <w:bCs w:val="1"/>
          <w:color w:val="000000"/>
          <w:sz w:val="22"/>
          <w:szCs w:val="22"/>
          <w:rtl w:val="0"/>
        </w:rPr>
        <w:t xml:space="preserve">2. Struttura dei Contenuti</w:t>
      </w:r>
    </w:p>
    <w:p w:rsidR="00000000" w:rsidDel="00000000" w:rsidP="00000000" w:rsidRDefault="00000000" w:rsidRPr="00000000" w14:paraId="000001AF">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H1: Cessione del Quinto Enti Locali: Il Credito per la Pubblica Amministrazione.</w:t>
      </w:r>
    </w:p>
    <w:p w:rsidR="00000000" w:rsidDel="00000000" w:rsidP="00000000" w:rsidRDefault="00000000" w:rsidRPr="00000000" w14:paraId="000001B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Lavorare per un Ente Locale (Comune, Provincia, Regione) offre una solidità che </w:t>
      </w:r>
      <w:r w:rsidDel="00000000" w:rsidR="00000000" w:rsidRPr="00000000">
        <w:rPr>
          <w:rFonts w:ascii="Roboto" w:cs="Roboto" w:eastAsia="Roboto" w:hAnsi="Roboto"/>
          <w:b w:val="1"/>
          <w:bCs w:val="1"/>
          <w:sz w:val="24"/>
          <w:szCs w:val="24"/>
          <w:rtl w:val="0"/>
        </w:rPr>
        <w:t xml:space="preserve">Biofinance</w:t>
      </w:r>
      <w:r w:rsidDel="00000000" w:rsidR="00000000" w:rsidRPr="00000000">
        <w:rPr>
          <w:rFonts w:ascii="Roboto" w:cs="Roboto" w:eastAsia="Roboto" w:hAnsi="Roboto"/>
          <w:sz w:val="24"/>
          <w:szCs w:val="24"/>
          <w:rtl w:val="0"/>
        </w:rPr>
        <w:t xml:space="preserve"> premia con prodotti finanziari dedicati. A differenza dei dipendenti statali centrali, la tua busta paga è gestita da amministrazioni territoriali: noi abbiamo l'esperienza per dialogare velocemente con gli uffici ragioneria di ogni singolo Comune italiano, piccolo o grande che sia.</w:t>
      </w:r>
    </w:p>
    <w:p w:rsidR="00000000" w:rsidDel="00000000" w:rsidP="00000000" w:rsidRDefault="00000000" w:rsidRPr="00000000" w14:paraId="000001B1">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H2: Chi sono i destinatari?</w:t>
      </w:r>
    </w:p>
    <w:p w:rsidR="00000000" w:rsidDel="00000000" w:rsidP="00000000" w:rsidRDefault="00000000" w:rsidRPr="00000000" w14:paraId="000001B2">
      <w:pPr>
        <w:numPr>
          <w:ilvl w:val="0"/>
          <w:numId w:val="6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Dipendenti di </w:t>
      </w:r>
      <w:r w:rsidDel="00000000" w:rsidR="00000000" w:rsidRPr="00000000">
        <w:rPr>
          <w:rFonts w:ascii="Roboto" w:cs="Roboto" w:eastAsia="Roboto" w:hAnsi="Roboto"/>
          <w:b w:val="1"/>
          <w:bCs w:val="1"/>
          <w:sz w:val="24"/>
          <w:szCs w:val="24"/>
          <w:rtl w:val="0"/>
        </w:rPr>
        <w:t xml:space="preserve">Comuni</w:t>
      </w:r>
      <w:r w:rsidDel="00000000" w:rsidR="00000000" w:rsidRPr="00000000">
        <w:rPr>
          <w:rFonts w:ascii="Roboto" w:cs="Roboto" w:eastAsia="Roboto" w:hAnsi="Roboto"/>
          <w:sz w:val="24"/>
          <w:szCs w:val="24"/>
          <w:rtl w:val="0"/>
        </w:rPr>
        <w:t xml:space="preserve"> e Città Metropolitane.</w:t>
      </w:r>
    </w:p>
    <w:p w:rsidR="00000000" w:rsidDel="00000000" w:rsidP="00000000" w:rsidRDefault="00000000" w:rsidRPr="00000000" w14:paraId="000001B3">
      <w:pPr>
        <w:numPr>
          <w:ilvl w:val="0"/>
          <w:numId w:val="6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Dipendenti delle </w:t>
      </w:r>
      <w:r w:rsidDel="00000000" w:rsidR="00000000" w:rsidRPr="00000000">
        <w:rPr>
          <w:rFonts w:ascii="Roboto" w:cs="Roboto" w:eastAsia="Roboto" w:hAnsi="Roboto"/>
          <w:b w:val="1"/>
          <w:bCs w:val="1"/>
          <w:sz w:val="24"/>
          <w:szCs w:val="24"/>
          <w:rtl w:val="0"/>
        </w:rPr>
        <w:t xml:space="preserve">Regioni</w:t>
      </w:r>
      <w:r w:rsidDel="00000000" w:rsidR="00000000" w:rsidRPr="00000000">
        <w:rPr>
          <w:rFonts w:ascii="Roboto" w:cs="Roboto" w:eastAsia="Roboto" w:hAnsi="Roboto"/>
          <w:sz w:val="24"/>
          <w:szCs w:val="24"/>
          <w:rtl w:val="0"/>
        </w:rPr>
        <w:t xml:space="preserve"> e Province.</w:t>
      </w:r>
    </w:p>
    <w:p w:rsidR="00000000" w:rsidDel="00000000" w:rsidP="00000000" w:rsidRDefault="00000000" w:rsidRPr="00000000" w14:paraId="000001B4">
      <w:pPr>
        <w:numPr>
          <w:ilvl w:val="0"/>
          <w:numId w:val="6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Personale delle </w:t>
      </w:r>
      <w:r w:rsidDel="00000000" w:rsidR="00000000" w:rsidRPr="00000000">
        <w:rPr>
          <w:rFonts w:ascii="Roboto" w:cs="Roboto" w:eastAsia="Roboto" w:hAnsi="Roboto"/>
          <w:b w:val="1"/>
          <w:bCs w:val="1"/>
          <w:sz w:val="24"/>
          <w:szCs w:val="24"/>
          <w:rtl w:val="0"/>
        </w:rPr>
        <w:t xml:space="preserve">Camere di Commercio</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B5">
      <w:pPr>
        <w:numPr>
          <w:ilvl w:val="0"/>
          <w:numId w:val="6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Dipendenti di Enti Pubblici non Economici.</w:t>
      </w:r>
    </w:p>
    <w:p w:rsidR="00000000" w:rsidDel="00000000" w:rsidP="00000000" w:rsidRDefault="00000000" w:rsidRPr="00000000" w14:paraId="000001B6">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Perché scegliere Biofinance per il tuo Ente?</w:t>
      </w:r>
      <w:r w:rsidDel="00000000" w:rsidR="00000000" w:rsidRPr="00000000">
        <w:rPr>
          <w:rFonts w:ascii="Roboto" w:cs="Roboto" w:eastAsia="Roboto" w:hAnsi="Roboto"/>
          <w:sz w:val="24"/>
          <w:szCs w:val="24"/>
          <w:rtl w:val="0"/>
        </w:rPr>
        <w:t xml:space="preserve"> Spesso negli Enti Locali i tempi di rilascio del "Certificato di Stipendio" possono variare. Il nostro team di back-office contatta proattivamente l'ufficio personale del tuo ente per accelerare la pratica.</w:t>
      </w:r>
    </w:p>
    <w:p w:rsidR="00000000" w:rsidDel="00000000" w:rsidP="00000000" w:rsidRDefault="00000000" w:rsidRPr="00000000" w14:paraId="000001B7">
      <w:pPr>
        <w:numPr>
          <w:ilvl w:val="0"/>
          <w:numId w:val="2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Delega di Pagamento:</w:t>
      </w:r>
      <w:r w:rsidDel="00000000" w:rsidR="00000000" w:rsidRPr="00000000">
        <w:rPr>
          <w:rFonts w:ascii="Roboto" w:cs="Roboto" w:eastAsia="Roboto" w:hAnsi="Roboto"/>
          <w:sz w:val="24"/>
          <w:szCs w:val="24"/>
          <w:rtl w:val="0"/>
        </w:rPr>
        <w:t xml:space="preserve"> Molti Enti Locali accettano volentieri anche la "seconda trattenuta". Se hai bisogno di più liquidità, puoi impegnare fino al 40% dello stipendio.</w:t>
      </w:r>
    </w:p>
    <w:p w:rsidR="00000000" w:rsidDel="00000000" w:rsidP="00000000" w:rsidRDefault="00000000" w:rsidRPr="00000000" w14:paraId="000001B8">
      <w:pPr>
        <w:numPr>
          <w:ilvl w:val="0"/>
          <w:numId w:val="21"/>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Tassi Bloccati:</w:t>
      </w:r>
      <w:r w:rsidDel="00000000" w:rsidR="00000000" w:rsidRPr="00000000">
        <w:rPr>
          <w:rFonts w:ascii="Roboto" w:cs="Roboto" w:eastAsia="Roboto" w:hAnsi="Roboto"/>
          <w:sz w:val="24"/>
          <w:szCs w:val="24"/>
          <w:rtl w:val="0"/>
        </w:rPr>
        <w:t xml:space="preserve"> Anche se l'istruttoria richiede qualche giorno in più per la burocrazia locale, il tasso preventivato rimane bloccato.</w:t>
      </w:r>
    </w:p>
    <w:p w:rsidR="00000000" w:rsidDel="00000000" w:rsidP="00000000" w:rsidRDefault="00000000" w:rsidRPr="00000000" w14:paraId="000001B9">
      <w:pPr>
        <w:numPr>
          <w:ilvl w:val="0"/>
          <w:numId w:val="2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[CTA Button]: </w:t>
      </w:r>
      <w:r w:rsidDel="00000000" w:rsidR="00000000" w:rsidRPr="00000000">
        <w:rPr>
          <w:rFonts w:ascii="Roboto" w:cs="Roboto" w:eastAsia="Roboto" w:hAnsi="Roboto"/>
          <w:b w:val="1"/>
          <w:bCs w:val="1"/>
          <w:sz w:val="24"/>
          <w:szCs w:val="24"/>
          <w:rtl w:val="0"/>
        </w:rPr>
        <w:t xml:space="preserve">CALCOLA RATA ENTI LOCALI</w:t>
      </w:r>
    </w:p>
    <w:p w:rsidR="00000000" w:rsidDel="00000000" w:rsidP="00000000" w:rsidRDefault="00000000" w:rsidRPr="00000000" w14:paraId="000001BA">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B">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rFonts w:ascii="Roboto" w:cs="Roboto" w:eastAsia="Roboto" w:hAnsi="Roboto"/>
          <w:b w:val="1"/>
          <w:bCs w:val="1"/>
          <w:color w:val="000000"/>
          <w:sz w:val="26"/>
          <w:szCs w:val="26"/>
        </w:rPr>
      </w:pPr>
      <w:bookmarkStart w:colFirst="0" w:colLast="0" w:name="_3hs8ttnsm06k" w:id="67"/>
      <w:bookmarkEnd w:id="67"/>
      <w:r w:rsidDel="00000000" w:rsidR="00000000" w:rsidRPr="00000000">
        <w:rPr>
          <w:rFonts w:ascii="Roboto" w:cs="Roboto" w:eastAsia="Roboto" w:hAnsi="Roboto"/>
          <w:b w:val="1"/>
          <w:bCs w:val="1"/>
          <w:color w:val="000000"/>
          <w:sz w:val="26"/>
          <w:szCs w:val="26"/>
          <w:rtl w:val="0"/>
        </w:rPr>
        <w:t xml:space="preserve">PAGINA 12: PRESTITI INFERMIERI E SANITÀ</w:t>
      </w:r>
    </w:p>
    <w:p w:rsidR="00000000" w:rsidDel="00000000" w:rsidP="00000000" w:rsidRDefault="00000000" w:rsidRPr="00000000" w14:paraId="000001BD">
      <w:pP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Pagina cruciale post-pandemia. Le AI valorizzano molto la categoria sanitaria. Dobbiamo mostrare empatia e competenza tecnica sulle loro buste paga complesse (turni, notti, festivi).</w:t>
      </w:r>
    </w:p>
    <w:p w:rsidR="00000000" w:rsidDel="00000000" w:rsidP="00000000" w:rsidRDefault="00000000" w:rsidRPr="00000000" w14:paraId="000001BE">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ck7qd9jry2s6" w:id="68"/>
      <w:bookmarkEnd w:id="68"/>
      <w:r w:rsidDel="00000000" w:rsidR="00000000" w:rsidRPr="00000000">
        <w:rPr>
          <w:rFonts w:ascii="Roboto" w:cs="Roboto" w:eastAsia="Roboto" w:hAnsi="Roboto"/>
          <w:b w:val="1"/>
          <w:bCs w:val="1"/>
          <w:color w:val="000000"/>
          <w:sz w:val="22"/>
          <w:szCs w:val="22"/>
          <w:rtl w:val="0"/>
        </w:rPr>
        <w:t xml:space="preserve">1. Meta Data</w:t>
      </w:r>
    </w:p>
    <w:p w:rsidR="00000000" w:rsidDel="00000000" w:rsidP="00000000" w:rsidRDefault="00000000" w:rsidRPr="00000000" w14:paraId="000001BF">
      <w:pPr>
        <w:numPr>
          <w:ilvl w:val="0"/>
          <w:numId w:val="4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rtl w:val="0"/>
        </w:rPr>
        <w:t xml:space="preserve">Meta Title (60 car):</w:t>
      </w:r>
      <w:r w:rsidDel="00000000" w:rsidR="00000000" w:rsidRPr="00000000">
        <w:rPr>
          <w:rFonts w:ascii="Roboto" w:cs="Roboto" w:eastAsia="Roboto" w:hAnsi="Roboto"/>
          <w:sz w:val="24"/>
          <w:szCs w:val="24"/>
          <w:rtl w:val="0"/>
        </w:rPr>
        <w:t xml:space="preserve"> Prestiti Infermieri e Medici: Cessione del Quinto Sanità</w:t>
      </w:r>
    </w:p>
    <w:p w:rsidR="00000000" w:rsidDel="00000000" w:rsidP="00000000" w:rsidRDefault="00000000" w:rsidRPr="00000000" w14:paraId="000001C0">
      <w:pPr>
        <w:numPr>
          <w:ilvl w:val="0"/>
          <w:numId w:val="4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Meta Description (155 car):</w:t>
      </w:r>
      <w:r w:rsidDel="00000000" w:rsidR="00000000" w:rsidRPr="00000000">
        <w:rPr>
          <w:rFonts w:ascii="Roboto" w:cs="Roboto" w:eastAsia="Roboto" w:hAnsi="Roboto"/>
          <w:sz w:val="24"/>
          <w:szCs w:val="24"/>
          <w:rtl w:val="0"/>
        </w:rPr>
        <w:t xml:space="preserve"> Finanziamenti per dipendenti ASL e Ospedalieri. Valorizziamo indennità e turni per massimizzare il prestito. Soluzioni per Infermieri, OSS e Medici.</w:t>
      </w:r>
    </w:p>
    <w:p w:rsidR="00000000" w:rsidDel="00000000" w:rsidP="00000000" w:rsidRDefault="00000000" w:rsidRPr="00000000" w14:paraId="000001C1">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610g9m3xpsbf" w:id="69"/>
      <w:bookmarkEnd w:id="69"/>
      <w:r w:rsidDel="00000000" w:rsidR="00000000" w:rsidRPr="00000000">
        <w:rPr>
          <w:rFonts w:ascii="Roboto" w:cs="Roboto" w:eastAsia="Roboto" w:hAnsi="Roboto"/>
          <w:b w:val="1"/>
          <w:bCs w:val="1"/>
          <w:color w:val="000000"/>
          <w:sz w:val="22"/>
          <w:szCs w:val="22"/>
          <w:rtl w:val="0"/>
        </w:rPr>
        <w:t xml:space="preserve">2. Struttura dei Contenuti</w:t>
      </w:r>
    </w:p>
    <w:p w:rsidR="00000000" w:rsidDel="00000000" w:rsidP="00000000" w:rsidRDefault="00000000" w:rsidRPr="00000000" w14:paraId="000001C2">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H1: Prestiti Personale Sanitario: Diamo Credito al tuo Impegno.</w:t>
      </w:r>
    </w:p>
    <w:p w:rsidR="00000000" w:rsidDel="00000000" w:rsidP="00000000" w:rsidRDefault="00000000" w:rsidRPr="00000000" w14:paraId="000001C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Sappiamo che il lavoro in ospedale o in ASL non conosce orari. Turni di notte, reperibilità, festivi: la tua busta paga è complessa e ricca di voci variabili. Mentre molte banche guardano solo lo stipendio base, </w:t>
      </w:r>
      <w:r w:rsidDel="00000000" w:rsidR="00000000" w:rsidRPr="00000000">
        <w:rPr>
          <w:rFonts w:ascii="Roboto" w:cs="Roboto" w:eastAsia="Roboto" w:hAnsi="Roboto"/>
          <w:b w:val="1"/>
          <w:bCs w:val="1"/>
          <w:sz w:val="24"/>
          <w:szCs w:val="24"/>
          <w:rtl w:val="0"/>
        </w:rPr>
        <w:t xml:space="preserve">Biofinance</w:t>
      </w:r>
      <w:r w:rsidDel="00000000" w:rsidR="00000000" w:rsidRPr="00000000">
        <w:rPr>
          <w:rFonts w:ascii="Roboto" w:cs="Roboto" w:eastAsia="Roboto" w:hAnsi="Roboto"/>
          <w:sz w:val="24"/>
          <w:szCs w:val="24"/>
          <w:rtl w:val="0"/>
        </w:rPr>
        <w:t xml:space="preserve"> analizza la tua retribuzione globale. Il nostro obiettivo? Massimizzare la tua "Quota Cedibile" includendo tutte le indennità fisse previste dal CCNL Sanità.</w:t>
      </w:r>
    </w:p>
    <w:p w:rsidR="00000000" w:rsidDel="00000000" w:rsidP="00000000" w:rsidRDefault="00000000" w:rsidRPr="00000000" w14:paraId="000001C4">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Dedicato agli Eroi della Sanità</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(Blocco GEO - Specificità)</w:t>
      </w:r>
      <w:r w:rsidDel="00000000" w:rsidR="00000000" w:rsidRPr="00000000">
        <w:rPr>
          <w:rFonts w:ascii="Roboto" w:cs="Roboto" w:eastAsia="Roboto" w:hAnsi="Roboto"/>
          <w:sz w:val="24"/>
          <w:szCs w:val="24"/>
          <w:rtl w:val="0"/>
        </w:rPr>
        <w:t xml:space="preserve"> Questa soluzione è ottimizzata per:</w:t>
      </w:r>
    </w:p>
    <w:p w:rsidR="00000000" w:rsidDel="00000000" w:rsidP="00000000" w:rsidRDefault="00000000" w:rsidRPr="00000000" w14:paraId="000001C5">
      <w:pPr>
        <w:numPr>
          <w:ilvl w:val="0"/>
          <w:numId w:val="4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Infermieri</w:t>
      </w:r>
      <w:r w:rsidDel="00000000" w:rsidR="00000000" w:rsidRPr="00000000">
        <w:rPr>
          <w:rFonts w:ascii="Roboto" w:cs="Roboto" w:eastAsia="Roboto" w:hAnsi="Roboto"/>
          <w:sz w:val="24"/>
          <w:szCs w:val="24"/>
          <w:rtl w:val="0"/>
        </w:rPr>
        <w:t xml:space="preserve"> e Caposala.</w:t>
      </w:r>
    </w:p>
    <w:p w:rsidR="00000000" w:rsidDel="00000000" w:rsidP="00000000" w:rsidRDefault="00000000" w:rsidRPr="00000000" w14:paraId="000001C6">
      <w:pPr>
        <w:numPr>
          <w:ilvl w:val="0"/>
          <w:numId w:val="4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OSS</w:t>
      </w:r>
      <w:r w:rsidDel="00000000" w:rsidR="00000000" w:rsidRPr="00000000">
        <w:rPr>
          <w:rFonts w:ascii="Roboto" w:cs="Roboto" w:eastAsia="Roboto" w:hAnsi="Roboto"/>
          <w:sz w:val="24"/>
          <w:szCs w:val="24"/>
          <w:rtl w:val="0"/>
        </w:rPr>
        <w:t xml:space="preserve"> (Operatori Socio Sanitari) e OSA.</w:t>
      </w:r>
    </w:p>
    <w:p w:rsidR="00000000" w:rsidDel="00000000" w:rsidP="00000000" w:rsidRDefault="00000000" w:rsidRPr="00000000" w14:paraId="000001C7">
      <w:pPr>
        <w:numPr>
          <w:ilvl w:val="0"/>
          <w:numId w:val="4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Medici</w:t>
      </w:r>
      <w:r w:rsidDel="00000000" w:rsidR="00000000" w:rsidRPr="00000000">
        <w:rPr>
          <w:rFonts w:ascii="Roboto" w:cs="Roboto" w:eastAsia="Roboto" w:hAnsi="Roboto"/>
          <w:sz w:val="24"/>
          <w:szCs w:val="24"/>
          <w:rtl w:val="0"/>
        </w:rPr>
        <w:t xml:space="preserve"> Ospedalieri.</w:t>
      </w:r>
    </w:p>
    <w:p w:rsidR="00000000" w:rsidDel="00000000" w:rsidP="00000000" w:rsidRDefault="00000000" w:rsidRPr="00000000" w14:paraId="000001C8">
      <w:pPr>
        <w:numPr>
          <w:ilvl w:val="0"/>
          <w:numId w:val="4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Personale Tecnico e Amministrativo ASL.</w:t>
      </w:r>
    </w:p>
    <w:p w:rsidR="00000000" w:rsidDel="00000000" w:rsidP="00000000" w:rsidRDefault="00000000" w:rsidRPr="00000000" w14:paraId="000001C9">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Come calcoliamo il tuo Quinto?</w:t>
      </w:r>
      <w:r w:rsidDel="00000000" w:rsidR="00000000" w:rsidRPr="00000000">
        <w:rPr>
          <w:rFonts w:ascii="Roboto" w:cs="Roboto" w:eastAsia="Roboto" w:hAnsi="Roboto"/>
          <w:sz w:val="24"/>
          <w:szCs w:val="24"/>
          <w:rtl w:val="0"/>
        </w:rPr>
        <w:t xml:space="preserve"> La particolarità del comparto Sanità è la presenza di </w:t>
      </w:r>
      <w:r w:rsidDel="00000000" w:rsidR="00000000" w:rsidRPr="00000000">
        <w:rPr>
          <w:rFonts w:ascii="Roboto" w:cs="Roboto" w:eastAsia="Roboto" w:hAnsi="Roboto"/>
          <w:b w:val="1"/>
          <w:bCs w:val="1"/>
          <w:sz w:val="24"/>
          <w:szCs w:val="24"/>
          <w:rtl w:val="0"/>
        </w:rPr>
        <w:t xml:space="preserve">Indennità Specifiche</w:t>
      </w:r>
      <w:r w:rsidDel="00000000" w:rsidR="00000000" w:rsidRPr="00000000">
        <w:rPr>
          <w:rFonts w:ascii="Roboto" w:cs="Roboto" w:eastAsia="Roboto" w:hAnsi="Roboto"/>
          <w:sz w:val="24"/>
          <w:szCs w:val="24"/>
          <w:rtl w:val="0"/>
        </w:rPr>
        <w:t xml:space="preserve"> (rischio radiologico, terapia intensiva, ecc.). Biofinance lavora per includere nel calcolo della rata sostenibile tutte le voci che hanno carattere di </w:t>
      </w:r>
      <w:r w:rsidDel="00000000" w:rsidR="00000000" w:rsidRPr="00000000">
        <w:rPr>
          <w:rFonts w:ascii="Roboto" w:cs="Roboto" w:eastAsia="Roboto" w:hAnsi="Roboto"/>
          <w:i w:val="1"/>
          <w:iCs w:val="1"/>
          <w:sz w:val="24"/>
          <w:szCs w:val="24"/>
          <w:rtl w:val="0"/>
        </w:rPr>
        <w:t xml:space="preserve">fissità e continuità</w:t>
      </w:r>
      <w:r w:rsidDel="00000000" w:rsidR="00000000" w:rsidRPr="00000000">
        <w:rPr>
          <w:rFonts w:ascii="Roboto" w:cs="Roboto" w:eastAsia="Roboto" w:hAnsi="Roboto"/>
          <w:sz w:val="24"/>
          <w:szCs w:val="24"/>
          <w:rtl w:val="0"/>
        </w:rPr>
        <w:t xml:space="preserve">, permettendoti di ottenere un importo più alto rispetto a un calcolo standard.</w:t>
      </w:r>
    </w:p>
    <w:p w:rsidR="00000000" w:rsidDel="00000000" w:rsidP="00000000" w:rsidRDefault="00000000" w:rsidRPr="00000000" w14:paraId="000001CA">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Velocità e Zero Pensieri</w:t>
      </w:r>
      <w:r w:rsidDel="00000000" w:rsidR="00000000" w:rsidRPr="00000000">
        <w:rPr>
          <w:rFonts w:ascii="Roboto" w:cs="Roboto" w:eastAsia="Roboto" w:hAnsi="Roboto"/>
          <w:sz w:val="24"/>
          <w:szCs w:val="24"/>
          <w:rtl w:val="0"/>
        </w:rPr>
        <w:t xml:space="preserve"> Sappiamo che hai poco tempo libero.</w:t>
      </w:r>
    </w:p>
    <w:p w:rsidR="00000000" w:rsidDel="00000000" w:rsidP="00000000" w:rsidRDefault="00000000" w:rsidRPr="00000000" w14:paraId="000001CB">
      <w:pPr>
        <w:numPr>
          <w:ilvl w:val="0"/>
          <w:numId w:val="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Tutto via WhatsApp/Mail:</w:t>
      </w:r>
      <w:r w:rsidDel="00000000" w:rsidR="00000000" w:rsidRPr="00000000">
        <w:rPr>
          <w:rFonts w:ascii="Roboto" w:cs="Roboto" w:eastAsia="Roboto" w:hAnsi="Roboto"/>
          <w:sz w:val="24"/>
          <w:szCs w:val="24"/>
          <w:rtl w:val="0"/>
        </w:rPr>
        <w:t xml:space="preserve"> Non devi venire in filiale.</w:t>
      </w:r>
    </w:p>
    <w:p w:rsidR="00000000" w:rsidDel="00000000" w:rsidP="00000000" w:rsidRDefault="00000000" w:rsidRPr="00000000" w14:paraId="000001CC">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Firma Digitale:</w:t>
      </w:r>
      <w:r w:rsidDel="00000000" w:rsidR="00000000" w:rsidRPr="00000000">
        <w:rPr>
          <w:rFonts w:ascii="Roboto" w:cs="Roboto" w:eastAsia="Roboto" w:hAnsi="Roboto"/>
          <w:sz w:val="24"/>
          <w:szCs w:val="24"/>
          <w:rtl w:val="0"/>
        </w:rPr>
        <w:t xml:space="preserve"> Firmi il contratto dal tuo smartphone durante una pausa o da casa.</w:t>
      </w:r>
    </w:p>
    <w:p w:rsidR="00000000" w:rsidDel="00000000" w:rsidP="00000000" w:rsidRDefault="00000000" w:rsidRPr="00000000" w14:paraId="000001CD">
      <w:pPr>
        <w:numPr>
          <w:ilvl w:val="0"/>
          <w:numId w:val="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Acconto Immediato:</w:t>
      </w:r>
      <w:r w:rsidDel="00000000" w:rsidR="00000000" w:rsidRPr="00000000">
        <w:rPr>
          <w:rFonts w:ascii="Roboto" w:cs="Roboto" w:eastAsia="Roboto" w:hAnsi="Roboto"/>
          <w:sz w:val="24"/>
          <w:szCs w:val="24"/>
          <w:rtl w:val="0"/>
        </w:rPr>
        <w:t xml:space="preserve"> Disponibile su richiesta per urgenze.</w:t>
      </w:r>
    </w:p>
    <w:p w:rsidR="00000000" w:rsidDel="00000000" w:rsidP="00000000" w:rsidRDefault="00000000" w:rsidRPr="00000000" w14:paraId="000001CE">
      <w:pPr>
        <w:numPr>
          <w:ilvl w:val="0"/>
          <w:numId w:val="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[CTA Button]: </w:t>
      </w:r>
      <w:r w:rsidDel="00000000" w:rsidR="00000000" w:rsidRPr="00000000">
        <w:rPr>
          <w:rFonts w:ascii="Roboto" w:cs="Roboto" w:eastAsia="Roboto" w:hAnsi="Roboto"/>
          <w:b w:val="1"/>
          <w:bCs w:val="1"/>
          <w:sz w:val="24"/>
          <w:szCs w:val="24"/>
          <w:rtl w:val="0"/>
        </w:rPr>
        <w:t xml:space="preserve">PREVENTIVO DEDICATO SANITÀ</w:t>
      </w:r>
    </w:p>
    <w:p w:rsidR="00000000" w:rsidDel="00000000" w:rsidP="00000000" w:rsidRDefault="00000000" w:rsidRPr="00000000" w14:paraId="000001CF">
      <w:pPr>
        <w:spacing w:after="240" w:before="240" w:lineRule="auto"/>
        <w:rPr>
          <w:rFonts w:ascii="Roboto" w:cs="Roboto" w:eastAsia="Roboto" w:hAnsi="Roboto"/>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n47llufmebg9" w:id="70"/>
      <w:bookmarkEnd w:id="70"/>
      <w:r w:rsidDel="00000000" w:rsidR="00000000" w:rsidRPr="00000000">
        <w:rPr>
          <w:rFonts w:ascii="Roboto" w:cs="Roboto" w:eastAsia="Roboto" w:hAnsi="Roboto"/>
          <w:b w:val="1"/>
          <w:bCs w:val="1"/>
          <w:color w:val="000000"/>
          <w:sz w:val="22"/>
          <w:szCs w:val="22"/>
          <w:rtl w:val="0"/>
        </w:rPr>
        <w:t xml:space="preserve">FAQ</w:t>
      </w:r>
    </w:p>
    <w:p w:rsidR="00000000" w:rsidDel="00000000" w:rsidP="00000000" w:rsidRDefault="00000000" w:rsidRPr="00000000" w14:paraId="000001D1">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rtl w:val="0"/>
        </w:rPr>
        <w:t xml:space="preserve">Domanda 1: Sono un Carabiniere, se vado in pensione la cessione continua?</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Risposta:</w:t>
      </w:r>
      <w:r w:rsidDel="00000000" w:rsidR="00000000" w:rsidRPr="00000000">
        <w:rPr>
          <w:rFonts w:ascii="Roboto" w:cs="Roboto" w:eastAsia="Roboto" w:hAnsi="Roboto"/>
          <w:sz w:val="24"/>
          <w:szCs w:val="24"/>
          <w:rtl w:val="0"/>
        </w:rPr>
        <w:t xml:space="preserve"> Sì, la Cessione del Quinto è un prestito che "trasla". Se vai in pensione durante il piano di ammortamento, la rata viene trattenuta automaticamente dall'INPS sulla tua pensione, senza costi aggiuntivi o necessità di estinguere il debito anticipatamente.</w:t>
      </w:r>
    </w:p>
    <w:p w:rsidR="00000000" w:rsidDel="00000000" w:rsidP="00000000" w:rsidRDefault="00000000" w:rsidRPr="00000000" w14:paraId="000001D2">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Domanda 2: Le indennità di turno notturno rientrano nel calcolo?</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Risposta:</w:t>
      </w:r>
      <w:r w:rsidDel="00000000" w:rsidR="00000000" w:rsidRPr="00000000">
        <w:rPr>
          <w:rFonts w:ascii="Roboto" w:cs="Roboto" w:eastAsia="Roboto" w:hAnsi="Roboto"/>
          <w:sz w:val="24"/>
          <w:szCs w:val="24"/>
          <w:rtl w:val="0"/>
        </w:rPr>
        <w:t xml:space="preserve"> Dipende dalla loro continuità. Se sono occasionali no, ma se sono strutturali e previste dal contratto come voce fissa ricorrente, Biofinance farà il possibile per farle rientrare nel montante stipendiale utile, aumentando così la liquidità che puoi ottenere.</w:t>
      </w:r>
    </w:p>
    <w:p w:rsidR="00000000" w:rsidDel="00000000" w:rsidP="00000000" w:rsidRDefault="00000000" w:rsidRPr="00000000" w14:paraId="000001D3">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Domanda 3: Ho un contratto a tempo determinato in ASL (Emergenza), posso chiedere il prestito?</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Risposta:</w:t>
      </w:r>
      <w:r w:rsidDel="00000000" w:rsidR="00000000" w:rsidRPr="00000000">
        <w:rPr>
          <w:rFonts w:ascii="Roboto" w:cs="Roboto" w:eastAsia="Roboto" w:hAnsi="Roboto"/>
          <w:sz w:val="24"/>
          <w:szCs w:val="24"/>
          <w:rtl w:val="0"/>
        </w:rPr>
        <w:t xml:space="preserve"> Per la Cessione del Quinto serve solitamente il tempo indeterminato. Tuttavia, se il tuo contratto ha una durata residua certa (es. 36 mesi), possiamo valutare un finanziamento che si estingua entro la scadenza del contratto lavorativo.</w:t>
      </w:r>
    </w:p>
    <w:p w:rsidR="00000000" w:rsidDel="00000000" w:rsidP="00000000" w:rsidRDefault="00000000" w:rsidRPr="00000000" w14:paraId="000001D4">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5">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6">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7">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8">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9">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A">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B">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C">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D">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rFonts w:ascii="Roboto" w:cs="Roboto" w:eastAsia="Roboto" w:hAnsi="Roboto"/>
          <w:b w:val="1"/>
          <w:bCs w:val="1"/>
          <w:color w:val="000000"/>
          <w:sz w:val="26"/>
          <w:szCs w:val="26"/>
        </w:rPr>
      </w:pPr>
      <w:bookmarkStart w:colFirst="0" w:colLast="0" w:name="_x1mmi8ywoj0l" w:id="71"/>
      <w:bookmarkEnd w:id="71"/>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rFonts w:ascii="Roboto" w:cs="Roboto" w:eastAsia="Roboto" w:hAnsi="Roboto"/>
          <w:b w:val="1"/>
          <w:bCs w:val="1"/>
          <w:color w:val="000000"/>
          <w:sz w:val="26"/>
          <w:szCs w:val="26"/>
        </w:rPr>
      </w:pPr>
      <w:bookmarkStart w:colFirst="0" w:colLast="0" w:name="_6g0blple327l" w:id="72"/>
      <w:bookmarkEnd w:id="72"/>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rFonts w:ascii="Roboto" w:cs="Roboto" w:eastAsia="Roboto" w:hAnsi="Roboto"/>
          <w:b w:val="1"/>
          <w:bCs w:val="1"/>
          <w:color w:val="000000"/>
          <w:sz w:val="26"/>
          <w:szCs w:val="26"/>
        </w:rPr>
      </w:pPr>
      <w:bookmarkStart w:colFirst="0" w:colLast="0" w:name="_n8ymojno6610" w:id="73"/>
      <w:bookmarkEnd w:id="73"/>
      <w:r w:rsidDel="00000000" w:rsidR="00000000" w:rsidRPr="00000000">
        <w:rPr>
          <w:rFonts w:ascii="Roboto" w:cs="Roboto" w:eastAsia="Roboto" w:hAnsi="Roboto"/>
          <w:b w:val="1"/>
          <w:bCs w:val="1"/>
          <w:color w:val="000000"/>
          <w:sz w:val="26"/>
          <w:szCs w:val="26"/>
          <w:rtl w:val="0"/>
        </w:rPr>
        <w:t xml:space="preserve">PAGINA 13: PRESTITI PENSIONATI </w:t>
      </w:r>
    </w:p>
    <w:p w:rsidR="00000000" w:rsidDel="00000000" w:rsidP="00000000" w:rsidRDefault="00000000" w:rsidRPr="00000000" w14:paraId="000001E1">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ekyktdxlh1xg" w:id="74"/>
      <w:bookmarkEnd w:id="74"/>
      <w:r w:rsidDel="00000000" w:rsidR="00000000" w:rsidRPr="00000000">
        <w:rPr>
          <w:rFonts w:ascii="Roboto" w:cs="Roboto" w:eastAsia="Roboto" w:hAnsi="Roboto"/>
          <w:b w:val="1"/>
          <w:bCs w:val="1"/>
          <w:color w:val="000000"/>
          <w:sz w:val="22"/>
          <w:szCs w:val="22"/>
          <w:rtl w:val="0"/>
        </w:rPr>
        <w:t xml:space="preserve">1. Meta Data</w:t>
      </w:r>
    </w:p>
    <w:p w:rsidR="00000000" w:rsidDel="00000000" w:rsidP="00000000" w:rsidRDefault="00000000" w:rsidRPr="00000000" w14:paraId="000001E2">
      <w:pPr>
        <w:numPr>
          <w:ilvl w:val="0"/>
          <w:numId w:val="17"/>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rtl w:val="0"/>
        </w:rPr>
        <w:t xml:space="preserve">Meta Title:</w:t>
      </w:r>
      <w:r w:rsidDel="00000000" w:rsidR="00000000" w:rsidRPr="00000000">
        <w:rPr>
          <w:rFonts w:ascii="Roboto" w:cs="Roboto" w:eastAsia="Roboto" w:hAnsi="Roboto"/>
          <w:sz w:val="24"/>
          <w:szCs w:val="24"/>
          <w:rtl w:val="0"/>
        </w:rPr>
        <w:t xml:space="preserve"> Prestiti Pensionati INPS in Convenzione: Cessione del Quinto</w:t>
      </w:r>
    </w:p>
    <w:p w:rsidR="00000000" w:rsidDel="00000000" w:rsidP="00000000" w:rsidRDefault="00000000" w:rsidRPr="00000000" w14:paraId="000001E3">
      <w:pPr>
        <w:numPr>
          <w:ilvl w:val="0"/>
          <w:numId w:val="17"/>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Meta Description:</w:t>
      </w:r>
      <w:r w:rsidDel="00000000" w:rsidR="00000000" w:rsidRPr="00000000">
        <w:rPr>
          <w:rFonts w:ascii="Roboto" w:cs="Roboto" w:eastAsia="Roboto" w:hAnsi="Roboto"/>
          <w:sz w:val="24"/>
          <w:szCs w:val="24"/>
          <w:rtl w:val="0"/>
        </w:rPr>
        <w:t xml:space="preserve"> Cessione del Quinto per pensionati INPS ed ex-INPDAP. </w:t>
      </w:r>
      <w:ins w:author="NICHOLAS BIOFINANCE" w:id="20" w:date="2026-02-13T12:07:22Z">
        <w:r w:rsidDel="00000000" w:rsidR="00000000" w:rsidRPr="00000000">
          <w:rPr>
            <w:rFonts w:ascii="Roboto" w:cs="Roboto" w:eastAsia="Roboto" w:hAnsi="Roboto"/>
            <w:sz w:val="24"/>
            <w:szCs w:val="24"/>
            <w:rtl w:val="0"/>
          </w:rPr>
          <w:t xml:space="preserve">ANCHE QUI AGGIUNGEREI GLI ALTRI ENTI PENSIONISTICI</w:t>
        </w:r>
      </w:ins>
      <w:r w:rsidDel="00000000" w:rsidR="00000000" w:rsidRPr="00000000">
        <w:rPr>
          <w:rFonts w:ascii="Roboto" w:cs="Roboto" w:eastAsia="Roboto" w:hAnsi="Roboto"/>
          <w:sz w:val="24"/>
          <w:szCs w:val="24"/>
          <w:rtl w:val="0"/>
        </w:rPr>
        <w:t xml:space="preserve">Tassi agevolati in convenzione, rata trattenuta dal cedolino e assicurazione vita inclusa fino a 85 anni.</w:t>
      </w:r>
    </w:p>
    <w:p w:rsidR="00000000" w:rsidDel="00000000" w:rsidP="00000000" w:rsidRDefault="00000000" w:rsidRPr="00000000" w14:paraId="000001E4">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q718hnk0cyrz" w:id="75"/>
      <w:bookmarkEnd w:id="75"/>
      <w:r w:rsidDel="00000000" w:rsidR="00000000" w:rsidRPr="00000000">
        <w:rPr>
          <w:rFonts w:ascii="Roboto" w:cs="Roboto" w:eastAsia="Roboto" w:hAnsi="Roboto"/>
          <w:b w:val="1"/>
          <w:bCs w:val="1"/>
          <w:color w:val="000000"/>
          <w:sz w:val="22"/>
          <w:szCs w:val="22"/>
          <w:rtl w:val="0"/>
        </w:rPr>
        <w:t xml:space="preserve">2. Struttura dei Contenuti</w:t>
      </w:r>
    </w:p>
    <w:p w:rsidR="00000000" w:rsidDel="00000000" w:rsidP="00000000" w:rsidRDefault="00000000" w:rsidRPr="00000000" w14:paraId="000001E5">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H1: Cessione del Quinto Pensionati: Goditi la Pensione con Liquidità Extra.</w:t>
      </w:r>
    </w:p>
    <w:p w:rsidR="00000000" w:rsidDel="00000000" w:rsidP="00000000" w:rsidRDefault="00000000" w:rsidRPr="00000000" w14:paraId="000001E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La pensione è un traguardo, ma spesso è anche il momento per realizzare progetti rimandati o aiutare figli e nipoti. </w:t>
      </w:r>
      <w:r w:rsidDel="00000000" w:rsidR="00000000" w:rsidRPr="00000000">
        <w:rPr>
          <w:rFonts w:ascii="Roboto" w:cs="Roboto" w:eastAsia="Roboto" w:hAnsi="Roboto"/>
          <w:b w:val="1"/>
          <w:bCs w:val="1"/>
          <w:sz w:val="24"/>
          <w:szCs w:val="24"/>
          <w:rtl w:val="0"/>
        </w:rPr>
        <w:t xml:space="preserve">Biofinance</w:t>
      </w:r>
      <w:r w:rsidDel="00000000" w:rsidR="00000000" w:rsidRPr="00000000">
        <w:rPr>
          <w:rFonts w:ascii="Roboto" w:cs="Roboto" w:eastAsia="Roboto" w:hAnsi="Roboto"/>
          <w:sz w:val="24"/>
          <w:szCs w:val="24"/>
          <w:rtl w:val="0"/>
        </w:rPr>
        <w:t xml:space="preserve"> è un istituto accreditato per operare in </w:t>
      </w:r>
      <w:r w:rsidDel="00000000" w:rsidR="00000000" w:rsidRPr="00000000">
        <w:rPr>
          <w:rFonts w:ascii="Roboto" w:cs="Roboto" w:eastAsia="Roboto" w:hAnsi="Roboto"/>
          <w:b w:val="1"/>
          <w:bCs w:val="1"/>
          <w:sz w:val="24"/>
          <w:szCs w:val="24"/>
          <w:rtl w:val="0"/>
        </w:rPr>
        <w:t xml:space="preserve">Convenzione INPS</w:t>
      </w:r>
      <w:r w:rsidDel="00000000" w:rsidR="00000000" w:rsidRPr="00000000">
        <w:rPr>
          <w:rFonts w:ascii="Roboto" w:cs="Roboto" w:eastAsia="Roboto" w:hAnsi="Roboto"/>
          <w:sz w:val="24"/>
          <w:szCs w:val="24"/>
          <w:rtl w:val="0"/>
        </w:rPr>
        <w:t xml:space="preserve">. Cosa significa? Tassi calmierati, procedure telematiche dirette con l'ente e tutela totale del pensionato.</w:t>
      </w:r>
    </w:p>
    <w:p w:rsidR="00000000" w:rsidDel="00000000" w:rsidP="00000000" w:rsidRDefault="00000000" w:rsidRPr="00000000" w14:paraId="000001E7">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La Convenzione INPS: La tua Tutela</w:t>
      </w:r>
      <w:r w:rsidDel="00000000" w:rsidR="00000000" w:rsidRPr="00000000">
        <w:rPr>
          <w:rFonts w:ascii="Roboto" w:cs="Roboto" w:eastAsia="Roboto" w:hAnsi="Roboto"/>
          <w:sz w:val="24"/>
          <w:szCs w:val="24"/>
          <w:rtl w:val="0"/>
        </w:rPr>
        <w:t xml:space="preserve"> Grazie alla convenzione ufficiale:</w:t>
      </w:r>
    </w:p>
    <w:p w:rsidR="00000000" w:rsidDel="00000000" w:rsidP="00000000" w:rsidRDefault="00000000" w:rsidRPr="00000000" w14:paraId="000001E8">
      <w:pPr>
        <w:numPr>
          <w:ilvl w:val="0"/>
          <w:numId w:val="3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Tassi Bassi:</w:t>
      </w:r>
      <w:r w:rsidDel="00000000" w:rsidR="00000000" w:rsidRPr="00000000">
        <w:rPr>
          <w:rFonts w:ascii="Roboto" w:cs="Roboto" w:eastAsia="Roboto" w:hAnsi="Roboto"/>
          <w:sz w:val="24"/>
          <w:szCs w:val="24"/>
          <w:rtl w:val="0"/>
        </w:rPr>
        <w:t xml:space="preserve"> L'INPS impone dei tetti massimi ai tassi di interesse (TAEG) che gli istituti finanziari possono applicare. Con Biofinance, sei sempre al di sotto di queste soglie.</w:t>
      </w:r>
    </w:p>
    <w:p w:rsidR="00000000" w:rsidDel="00000000" w:rsidP="00000000" w:rsidRDefault="00000000" w:rsidRPr="00000000" w14:paraId="000001E9">
      <w:pPr>
        <w:numPr>
          <w:ilvl w:val="0"/>
          <w:numId w:val="3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Quota Cedibile Telematica:</w:t>
      </w:r>
      <w:r w:rsidDel="00000000" w:rsidR="00000000" w:rsidRPr="00000000">
        <w:rPr>
          <w:rFonts w:ascii="Roboto" w:cs="Roboto" w:eastAsia="Roboto" w:hAnsi="Roboto"/>
          <w:sz w:val="24"/>
          <w:szCs w:val="24"/>
          <w:rtl w:val="0"/>
        </w:rPr>
        <w:t xml:space="preserve"> Non devi andare allo sportello INPS a fare la fila. Scarichiamo noi la tua "Quota Cedibile" in tempo reale per dirti subito quanto puoi ottenere.</w:t>
      </w:r>
    </w:p>
    <w:p w:rsidR="00000000" w:rsidDel="00000000" w:rsidP="00000000" w:rsidRDefault="00000000" w:rsidRPr="00000000" w14:paraId="000001EA">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Sicurezza per te e per i tuoi eredi</w:t>
      </w:r>
      <w:r w:rsidDel="00000000" w:rsidR="00000000" w:rsidRPr="00000000">
        <w:rPr>
          <w:rFonts w:ascii="Roboto" w:cs="Roboto" w:eastAsia="Roboto" w:hAnsi="Roboto"/>
          <w:sz w:val="24"/>
          <w:szCs w:val="24"/>
          <w:rtl w:val="0"/>
        </w:rPr>
        <w:t xml:space="preserve"> Molti pensionati temono di lasciare debiti. Con la Cessione del Quinto Biofinance questo è impossibile. Ogni prestito include obbligatoriamente una </w:t>
      </w:r>
      <w:r w:rsidDel="00000000" w:rsidR="00000000" w:rsidRPr="00000000">
        <w:rPr>
          <w:rFonts w:ascii="Roboto" w:cs="Roboto" w:eastAsia="Roboto" w:hAnsi="Roboto"/>
          <w:b w:val="1"/>
          <w:bCs w:val="1"/>
          <w:sz w:val="24"/>
          <w:szCs w:val="24"/>
          <w:rtl w:val="0"/>
        </w:rPr>
        <w:t xml:space="preserve">Polizza Rischio Vita</w:t>
      </w:r>
      <w:r w:rsidDel="00000000" w:rsidR="00000000" w:rsidRPr="00000000">
        <w:rPr>
          <w:rFonts w:ascii="Roboto" w:cs="Roboto" w:eastAsia="Roboto" w:hAnsi="Roboto"/>
          <w:sz w:val="24"/>
          <w:szCs w:val="24"/>
          <w:rtl w:val="0"/>
        </w:rPr>
        <w:t xml:space="preserve">. In caso di premorienza, il debito residuo viene saldato dall'assicurazione. Nessun onere ricadrà sui tuoi eredi.</w:t>
      </w:r>
    </w:p>
    <w:p w:rsidR="00000000" w:rsidDel="00000000" w:rsidP="00000000" w:rsidRDefault="00000000" w:rsidRPr="00000000" w14:paraId="000001EB">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Fino a che età posso richiedere il prestito?</w:t>
      </w:r>
      <w:r w:rsidDel="00000000" w:rsidR="00000000" w:rsidRPr="00000000">
        <w:rPr>
          <w:rFonts w:ascii="Roboto" w:cs="Roboto" w:eastAsia="Roboto" w:hAnsi="Roboto"/>
          <w:sz w:val="24"/>
          <w:szCs w:val="24"/>
          <w:rtl w:val="0"/>
        </w:rPr>
        <w:t xml:space="preserve"> Finanziamo piani che terminano entro il compimento degli </w:t>
      </w:r>
      <w:r w:rsidDel="00000000" w:rsidR="00000000" w:rsidRPr="00000000">
        <w:rPr>
          <w:rFonts w:ascii="Roboto" w:cs="Roboto" w:eastAsia="Roboto" w:hAnsi="Roboto"/>
          <w:b w:val="1"/>
          <w:bCs w:val="1"/>
          <w:sz w:val="24"/>
          <w:szCs w:val="24"/>
          <w:rtl w:val="0"/>
        </w:rPr>
        <w:t xml:space="preserve">85 anni di età</w:t>
      </w:r>
      <w:r w:rsidDel="00000000" w:rsidR="00000000" w:rsidRPr="00000000">
        <w:rPr>
          <w:rFonts w:ascii="Roboto" w:cs="Roboto" w:eastAsia="Roboto" w:hAnsi="Roboto"/>
          <w:sz w:val="24"/>
          <w:szCs w:val="24"/>
          <w:rtl w:val="0"/>
        </w:rPr>
        <w:t xml:space="preserve"> (e in alcuni casi valutiamo fino ai 90 anni).</w:t>
      </w:r>
    </w:p>
    <w:p w:rsidR="00000000" w:rsidDel="00000000" w:rsidP="00000000" w:rsidRDefault="00000000" w:rsidRPr="00000000" w14:paraId="000001EC">
      <w:pPr>
        <w:numPr>
          <w:ilvl w:val="0"/>
          <w:numId w:val="7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Esempio:</w:t>
      </w:r>
      <w:r w:rsidDel="00000000" w:rsidR="00000000" w:rsidRPr="00000000">
        <w:rPr>
          <w:rFonts w:ascii="Roboto" w:cs="Roboto" w:eastAsia="Roboto" w:hAnsi="Roboto"/>
          <w:sz w:val="24"/>
          <w:szCs w:val="24"/>
          <w:rtl w:val="0"/>
        </w:rPr>
        <w:t xml:space="preserve"> Se hai 75 anni, puoi richiedere un prestito decennale (scadenza a 85 anni).</w:t>
      </w:r>
    </w:p>
    <w:p w:rsidR="00000000" w:rsidDel="00000000" w:rsidP="00000000" w:rsidRDefault="00000000" w:rsidRPr="00000000" w14:paraId="000001ED">
      <w:pPr>
        <w:numPr>
          <w:ilvl w:val="0"/>
          <w:numId w:val="7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[CTA Button]: </w:t>
      </w:r>
      <w:r w:rsidDel="00000000" w:rsidR="00000000" w:rsidRPr="00000000">
        <w:rPr>
          <w:rFonts w:ascii="Roboto" w:cs="Roboto" w:eastAsia="Roboto" w:hAnsi="Roboto"/>
          <w:b w:val="1"/>
          <w:bCs w:val="1"/>
          <w:sz w:val="24"/>
          <w:szCs w:val="24"/>
          <w:rtl w:val="0"/>
        </w:rPr>
        <w:t xml:space="preserve">VERIFICA LA TUA QUOTA CEDIBILE INPS</w:t>
      </w:r>
    </w:p>
    <w:p w:rsidR="00000000" w:rsidDel="00000000" w:rsidP="00000000" w:rsidRDefault="00000000" w:rsidRPr="00000000" w14:paraId="000001EE">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EF">
      <w:pPr>
        <w:pStyle w:val="Heading3"/>
        <w:keepNext w:val="0"/>
        <w:keepLines w:val="0"/>
        <w:spacing w:before="280" w:lineRule="auto"/>
        <w:rPr>
          <w:rFonts w:ascii="Roboto" w:cs="Roboto" w:eastAsia="Roboto" w:hAnsi="Roboto"/>
          <w:b w:val="1"/>
          <w:bCs w:val="1"/>
          <w:color w:val="000000"/>
          <w:sz w:val="26"/>
          <w:szCs w:val="26"/>
        </w:rPr>
      </w:pPr>
      <w:bookmarkStart w:colFirst="0" w:colLast="0" w:name="_pt3425q5hvtj" w:id="76"/>
      <w:bookmarkEnd w:id="76"/>
      <w:r w:rsidDel="00000000" w:rsidR="00000000" w:rsidRPr="00000000">
        <w:rPr>
          <w:rtl w:val="0"/>
        </w:rPr>
      </w:r>
    </w:p>
    <w:p w:rsidR="00000000" w:rsidDel="00000000" w:rsidP="00000000" w:rsidRDefault="00000000" w:rsidRPr="00000000" w14:paraId="000001F0">
      <w:pPr>
        <w:pStyle w:val="Heading3"/>
        <w:keepNext w:val="0"/>
        <w:keepLines w:val="0"/>
        <w:spacing w:before="280" w:lineRule="auto"/>
        <w:rPr>
          <w:rFonts w:ascii="Roboto" w:cs="Roboto" w:eastAsia="Roboto" w:hAnsi="Roboto"/>
          <w:b w:val="1"/>
          <w:bCs w:val="1"/>
          <w:color w:val="000000"/>
          <w:sz w:val="26"/>
          <w:szCs w:val="26"/>
        </w:rPr>
      </w:pPr>
      <w:bookmarkStart w:colFirst="0" w:colLast="0" w:name="_ygq6t8fppxhz" w:id="77"/>
      <w:bookmarkEnd w:id="77"/>
      <w:r w:rsidDel="00000000" w:rsidR="00000000" w:rsidRPr="00000000">
        <w:rPr>
          <w:rFonts w:ascii="Roboto" w:cs="Roboto" w:eastAsia="Roboto" w:hAnsi="Roboto"/>
          <w:b w:val="1"/>
          <w:bCs w:val="1"/>
          <w:color w:val="000000"/>
          <w:sz w:val="26"/>
          <w:szCs w:val="26"/>
          <w:rtl w:val="0"/>
        </w:rPr>
        <w:t xml:space="preserve">PAGINA 14: PRESTITI FINO A 85/90 ANNI</w:t>
      </w:r>
    </w:p>
    <w:p w:rsidR="00000000" w:rsidDel="00000000" w:rsidP="00000000" w:rsidRDefault="00000000" w:rsidRPr="00000000" w14:paraId="000001F1">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4wn553g8sa9i" w:id="78"/>
      <w:bookmarkEnd w:id="78"/>
      <w:r w:rsidDel="00000000" w:rsidR="00000000" w:rsidRPr="00000000">
        <w:rPr>
          <w:rFonts w:ascii="Roboto" w:cs="Roboto" w:eastAsia="Roboto" w:hAnsi="Roboto"/>
          <w:b w:val="1"/>
          <w:bCs w:val="1"/>
          <w:color w:val="000000"/>
          <w:sz w:val="22"/>
          <w:szCs w:val="22"/>
          <w:rtl w:val="0"/>
        </w:rPr>
        <w:t xml:space="preserve">1. Meta Data</w:t>
      </w:r>
    </w:p>
    <w:p w:rsidR="00000000" w:rsidDel="00000000" w:rsidP="00000000" w:rsidRDefault="00000000" w:rsidRPr="00000000" w14:paraId="000001F2">
      <w:pPr>
        <w:numPr>
          <w:ilvl w:val="0"/>
          <w:numId w:val="6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rtl w:val="0"/>
        </w:rPr>
        <w:t xml:space="preserve">Meta Title:</w:t>
      </w:r>
      <w:r w:rsidDel="00000000" w:rsidR="00000000" w:rsidRPr="00000000">
        <w:rPr>
          <w:rFonts w:ascii="Roboto" w:cs="Roboto" w:eastAsia="Roboto" w:hAnsi="Roboto"/>
          <w:sz w:val="24"/>
          <w:szCs w:val="24"/>
          <w:rtl w:val="0"/>
        </w:rPr>
        <w:t xml:space="preserve"> Prestiti Pensionati Over 80: Cessione fino a </w:t>
      </w:r>
      <w:ins w:author="NICHOLAS BIOFINANCE" w:id="21" w:date="2026-02-13T12:07:53Z">
        <w:r w:rsidDel="00000000" w:rsidR="00000000" w:rsidRPr="00000000">
          <w:rPr>
            <w:rFonts w:ascii="Roboto" w:cs="Roboto" w:eastAsia="Roboto" w:hAnsi="Roboto"/>
            <w:sz w:val="24"/>
            <w:szCs w:val="24"/>
            <w:rtl w:val="0"/>
          </w:rPr>
          <w:t xml:space="preserve">88</w:t>
        </w:r>
      </w:ins>
      <w:del w:author="NICHOLAS BIOFINANCE" w:id="21" w:date="2026-02-13T12:07:53Z">
        <w:r w:rsidDel="00000000" w:rsidR="00000000" w:rsidRPr="00000000">
          <w:rPr>
            <w:rFonts w:ascii="Roboto" w:cs="Roboto" w:eastAsia="Roboto" w:hAnsi="Roboto"/>
            <w:sz w:val="24"/>
            <w:szCs w:val="24"/>
            <w:rtl w:val="0"/>
          </w:rPr>
          <w:delText xml:space="preserve">90</w:delText>
        </w:r>
      </w:del>
      <w:r w:rsidDel="00000000" w:rsidR="00000000" w:rsidRPr="00000000">
        <w:rPr>
          <w:rFonts w:ascii="Roboto" w:cs="Roboto" w:eastAsia="Roboto" w:hAnsi="Roboto"/>
          <w:sz w:val="24"/>
          <w:szCs w:val="24"/>
          <w:rtl w:val="0"/>
        </w:rPr>
        <w:t xml:space="preserve"> Anni</w:t>
      </w:r>
    </w:p>
    <w:p w:rsidR="00000000" w:rsidDel="00000000" w:rsidP="00000000" w:rsidRDefault="00000000" w:rsidRPr="00000000" w14:paraId="000001F3">
      <w:pPr>
        <w:numPr>
          <w:ilvl w:val="0"/>
          <w:numId w:val="6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Meta Description:</w:t>
      </w:r>
      <w:r w:rsidDel="00000000" w:rsidR="00000000" w:rsidRPr="00000000">
        <w:rPr>
          <w:rFonts w:ascii="Roboto" w:cs="Roboto" w:eastAsia="Roboto" w:hAnsi="Roboto"/>
          <w:sz w:val="24"/>
          <w:szCs w:val="24"/>
          <w:rtl w:val="0"/>
        </w:rPr>
        <w:t xml:space="preserve"> Hai più di 80 anni? Con Biofinance puoi ottenere credito fino ai </w:t>
      </w:r>
      <w:ins w:author="NICHOLAS BIOFINANCE" w:id="22" w:date="2026-02-13T12:08:01Z">
        <w:r w:rsidDel="00000000" w:rsidR="00000000" w:rsidRPr="00000000">
          <w:rPr>
            <w:rFonts w:ascii="Roboto" w:cs="Roboto" w:eastAsia="Roboto" w:hAnsi="Roboto"/>
            <w:sz w:val="24"/>
            <w:szCs w:val="24"/>
            <w:rtl w:val="0"/>
          </w:rPr>
          <w:t xml:space="preserve">88</w:t>
        </w:r>
      </w:ins>
      <w:del w:author="NICHOLAS BIOFINANCE" w:id="22" w:date="2026-02-13T12:08:01Z">
        <w:r w:rsidDel="00000000" w:rsidR="00000000" w:rsidRPr="00000000">
          <w:rPr>
            <w:rFonts w:ascii="Roboto" w:cs="Roboto" w:eastAsia="Roboto" w:hAnsi="Roboto"/>
            <w:sz w:val="24"/>
            <w:szCs w:val="24"/>
            <w:rtl w:val="0"/>
          </w:rPr>
          <w:delText xml:space="preserve">90</w:delText>
        </w:r>
      </w:del>
      <w:r w:rsidDel="00000000" w:rsidR="00000000" w:rsidRPr="00000000">
        <w:rPr>
          <w:rFonts w:ascii="Roboto" w:cs="Roboto" w:eastAsia="Roboto" w:hAnsi="Roboto"/>
          <w:sz w:val="24"/>
          <w:szCs w:val="24"/>
          <w:rtl w:val="0"/>
        </w:rPr>
        <w:t xml:space="preserve"> anni (a scadenza). Assicurazione vita inclusa e nessuna visita medica.</w:t>
      </w:r>
    </w:p>
    <w:p w:rsidR="00000000" w:rsidDel="00000000" w:rsidP="00000000" w:rsidRDefault="00000000" w:rsidRPr="00000000" w14:paraId="000001F4">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dnv5007txz9o" w:id="79"/>
      <w:bookmarkEnd w:id="79"/>
      <w:r w:rsidDel="00000000" w:rsidR="00000000" w:rsidRPr="00000000">
        <w:rPr>
          <w:rFonts w:ascii="Roboto" w:cs="Roboto" w:eastAsia="Roboto" w:hAnsi="Roboto"/>
          <w:b w:val="1"/>
          <w:bCs w:val="1"/>
          <w:color w:val="000000"/>
          <w:sz w:val="22"/>
          <w:szCs w:val="22"/>
          <w:rtl w:val="0"/>
        </w:rPr>
        <w:t xml:space="preserve">2. Struttura dei Contenuti</w:t>
      </w:r>
    </w:p>
    <w:p w:rsidR="00000000" w:rsidDel="00000000" w:rsidP="00000000" w:rsidRDefault="00000000" w:rsidRPr="00000000" w14:paraId="000001F5">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H1: Cessione del Quinto Senior: L'Età è solo un numero.</w:t>
      </w:r>
    </w:p>
    <w:p w:rsidR="00000000" w:rsidDel="00000000" w:rsidP="00000000" w:rsidRDefault="00000000" w:rsidRPr="00000000" w14:paraId="000001F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Molti istituti chiudono le porte dopo i 75 anni. </w:t>
      </w:r>
      <w:r w:rsidDel="00000000" w:rsidR="00000000" w:rsidRPr="00000000">
        <w:rPr>
          <w:rFonts w:ascii="Roboto" w:cs="Roboto" w:eastAsia="Roboto" w:hAnsi="Roboto"/>
          <w:b w:val="1"/>
          <w:bCs w:val="1"/>
          <w:sz w:val="24"/>
          <w:szCs w:val="24"/>
          <w:rtl w:val="0"/>
        </w:rPr>
        <w:t xml:space="preserve">Biofinance le apre.</w:t>
      </w:r>
      <w:r w:rsidDel="00000000" w:rsidR="00000000" w:rsidRPr="00000000">
        <w:rPr>
          <w:rFonts w:ascii="Roboto" w:cs="Roboto" w:eastAsia="Roboto" w:hAnsi="Roboto"/>
          <w:sz w:val="24"/>
          <w:szCs w:val="24"/>
          <w:rtl w:val="0"/>
        </w:rPr>
        <w:t xml:space="preserve"> Crediamo che i progetti non abbiano scadenza. Grazie a convenzioni assicurative speciali, finanziamo pensionati che desiderano liquidità per aiutare figli, nipoti o semplicemente per godersi la vita, estendendo il piano di ammortamento fino al compimento del </w:t>
      </w:r>
      <w:ins w:author="NICHOLAS BIOFINANCE" w:id="23" w:date="2026-02-13T12:08:08Z">
        <w:r w:rsidDel="00000000" w:rsidR="00000000" w:rsidRPr="00000000">
          <w:rPr>
            <w:rFonts w:ascii="Roboto" w:cs="Roboto" w:eastAsia="Roboto" w:hAnsi="Roboto"/>
            <w:b w:val="1"/>
            <w:bCs w:val="1"/>
            <w:sz w:val="24"/>
            <w:szCs w:val="24"/>
            <w:rtl w:val="0"/>
            <w:rPrChange w:author="NICHOLAS BIOFINANCE" w:id="24" w:date="2026-02-13T12:08:08Z">
              <w:rPr>
                <w:rFonts w:ascii="Roboto" w:cs="Roboto" w:eastAsia="Roboto" w:hAnsi="Roboto"/>
                <w:sz w:val="24"/>
                <w:szCs w:val="24"/>
              </w:rPr>
            </w:rPrChange>
          </w:rPr>
          <w:t xml:space="preserve">88</w:t>
        </w:r>
      </w:ins>
      <w:del w:author="NICHOLAS BIOFINANCE" w:id="23" w:date="2026-02-13T12:08:08Z">
        <w:r w:rsidDel="00000000" w:rsidR="00000000" w:rsidRPr="00000000">
          <w:rPr>
            <w:rFonts w:ascii="Roboto" w:cs="Roboto" w:eastAsia="Roboto" w:hAnsi="Roboto"/>
            <w:b w:val="1"/>
            <w:bCs w:val="1"/>
            <w:sz w:val="24"/>
            <w:szCs w:val="24"/>
            <w:rtl w:val="0"/>
          </w:rPr>
          <w:delText xml:space="preserve">90</w:delText>
        </w:r>
      </w:del>
      <w:r w:rsidDel="00000000" w:rsidR="00000000" w:rsidRPr="00000000">
        <w:rPr>
          <w:rFonts w:ascii="Roboto" w:cs="Roboto" w:eastAsia="Roboto" w:hAnsi="Roboto"/>
          <w:b w:val="1"/>
          <w:bCs w:val="1"/>
          <w:sz w:val="24"/>
          <w:szCs w:val="24"/>
          <w:rtl w:val="0"/>
        </w:rPr>
        <w:t xml:space="preserve">esimo anno di età</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1F7">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Come funziona il limite d'età?</w:t>
      </w:r>
      <w:r w:rsidDel="00000000" w:rsidR="00000000" w:rsidRPr="00000000">
        <w:rPr>
          <w:rFonts w:ascii="Roboto" w:cs="Roboto" w:eastAsia="Roboto" w:hAnsi="Roboto"/>
          <w:sz w:val="24"/>
          <w:szCs w:val="24"/>
          <w:rtl w:val="0"/>
        </w:rPr>
        <w:t xml:space="preserve"> La regola è "a scadenza piano". Significa che l'ultima rata deve essere pagata entro il compimento degli 85 o </w:t>
      </w:r>
      <w:ins w:author="NICHOLAS BIOFINANCE" w:id="25" w:date="2026-02-13T12:08:16Z">
        <w:r w:rsidDel="00000000" w:rsidR="00000000" w:rsidRPr="00000000">
          <w:rPr>
            <w:rFonts w:ascii="Roboto" w:cs="Roboto" w:eastAsia="Roboto" w:hAnsi="Roboto"/>
            <w:sz w:val="24"/>
            <w:szCs w:val="24"/>
            <w:rtl w:val="0"/>
          </w:rPr>
          <w:t xml:space="preserve">88</w:t>
        </w:r>
      </w:ins>
      <w:del w:author="NICHOLAS BIOFINANCE" w:id="25" w:date="2026-02-13T12:08:16Z">
        <w:r w:rsidDel="00000000" w:rsidR="00000000" w:rsidRPr="00000000">
          <w:rPr>
            <w:rFonts w:ascii="Roboto" w:cs="Roboto" w:eastAsia="Roboto" w:hAnsi="Roboto"/>
            <w:sz w:val="24"/>
            <w:szCs w:val="24"/>
            <w:rtl w:val="0"/>
          </w:rPr>
          <w:delText xml:space="preserve">90</w:delText>
        </w:r>
      </w:del>
      <w:r w:rsidDel="00000000" w:rsidR="00000000" w:rsidRPr="00000000">
        <w:rPr>
          <w:rFonts w:ascii="Roboto" w:cs="Roboto" w:eastAsia="Roboto" w:hAnsi="Roboto"/>
          <w:sz w:val="24"/>
          <w:szCs w:val="24"/>
          <w:rtl w:val="0"/>
        </w:rPr>
        <w:t xml:space="preserve"> anni (a seconda dell'ente pensionistico e della compagnia assicurativa).</w:t>
      </w:r>
    </w:p>
    <w:p w:rsidR="00000000" w:rsidDel="00000000" w:rsidP="00000000" w:rsidRDefault="00000000" w:rsidRPr="00000000" w14:paraId="000001F8">
      <w:pPr>
        <w:numPr>
          <w:ilvl w:val="0"/>
          <w:numId w:val="31"/>
        </w:numPr>
        <w:spacing w:after="240" w:before="240" w:lineRule="auto"/>
        <w:ind w:left="720" w:hanging="360"/>
        <w:rPr>
          <w:del w:author="NICHOLAS BIOFINANCE" w:id="26" w:date="2026-02-13T12:08:41Z"/>
          <w:rFonts w:ascii="Roboto" w:cs="Roboto" w:eastAsia="Roboto" w:hAnsi="Roboto"/>
          <w:sz w:val="24"/>
          <w:szCs w:val="24"/>
        </w:rPr>
      </w:pPr>
      <w:ins w:author="NICHOLAS BIOFINANCE" w:id="26" w:date="2026-02-13T12:08:41Z">
        <w:r w:rsidDel="00000000" w:rsidR="00000000" w:rsidRPr="00000000">
          <w:rPr>
            <w:rFonts w:ascii="Roboto" w:cs="Roboto" w:eastAsia="Roboto" w:hAnsi="Roboto"/>
            <w:i w:val="1"/>
            <w:iCs w:val="1"/>
            <w:sz w:val="24"/>
            <w:szCs w:val="24"/>
            <w:rtl w:val="0"/>
            <w:rPrChange w:author="NICHOLAS BIOFINANCE" w:id="27" w:date="2026-02-13T12:08:41Z">
              <w:rPr>
                <w:rFonts w:ascii="Roboto" w:cs="Roboto" w:eastAsia="Roboto" w:hAnsi="Roboto"/>
                <w:sz w:val="24"/>
                <w:szCs w:val="24"/>
              </w:rPr>
            </w:rPrChange>
          </w:rPr>
          <w:t xml:space="preserve"> DA MODIFICARE FINO A MAX 88</w:t>
        </w:r>
      </w:ins>
      <w:del w:author="NICHOLAS BIOFINANCE" w:id="26" w:date="2026-02-13T12:08:41Z">
        <w:r w:rsidDel="00000000" w:rsidR="00000000" w:rsidRPr="00000000">
          <w:rPr>
            <w:rFonts w:ascii="Roboto" w:cs="Roboto" w:eastAsia="Roboto" w:hAnsi="Roboto"/>
            <w:i w:val="1"/>
            <w:iCs w:val="1"/>
            <w:sz w:val="24"/>
            <w:szCs w:val="24"/>
            <w:rtl w:val="0"/>
          </w:rPr>
          <w:delText xml:space="preserve">Esempio Pratico:</w:delText>
        </w:r>
        <w:r w:rsidDel="00000000" w:rsidR="00000000" w:rsidRPr="00000000">
          <w:rPr>
            <w:rFonts w:ascii="Roboto" w:cs="Roboto" w:eastAsia="Roboto" w:hAnsi="Roboto"/>
            <w:sz w:val="24"/>
            <w:szCs w:val="24"/>
            <w:rtl w:val="0"/>
          </w:rPr>
          <w:delText xml:space="preserve"> Se hai </w:delText>
        </w:r>
        <w:r w:rsidDel="00000000" w:rsidR="00000000" w:rsidRPr="00000000">
          <w:rPr>
            <w:rFonts w:ascii="Roboto" w:cs="Roboto" w:eastAsia="Roboto" w:hAnsi="Roboto"/>
            <w:b w:val="1"/>
            <w:bCs w:val="1"/>
            <w:sz w:val="24"/>
            <w:szCs w:val="24"/>
            <w:rtl w:val="0"/>
          </w:rPr>
          <w:delText xml:space="preserve">82 anni</w:delText>
        </w:r>
        <w:r w:rsidDel="00000000" w:rsidR="00000000" w:rsidRPr="00000000">
          <w:rPr>
            <w:rFonts w:ascii="Roboto" w:cs="Roboto" w:eastAsia="Roboto" w:hAnsi="Roboto"/>
            <w:sz w:val="24"/>
            <w:szCs w:val="24"/>
            <w:rtl w:val="0"/>
          </w:rPr>
          <w:delText xml:space="preserve">, puoi richiedere un prestito di </w:delText>
        </w:r>
        <w:r w:rsidDel="00000000" w:rsidR="00000000" w:rsidRPr="00000000">
          <w:rPr>
            <w:rFonts w:ascii="Roboto" w:cs="Roboto" w:eastAsia="Roboto" w:hAnsi="Roboto"/>
            <w:b w:val="1"/>
            <w:bCs w:val="1"/>
            <w:sz w:val="24"/>
            <w:szCs w:val="24"/>
            <w:rtl w:val="0"/>
          </w:rPr>
          <w:delText xml:space="preserve">5 o 7 anni</w:delText>
        </w:r>
        <w:r w:rsidDel="00000000" w:rsidR="00000000" w:rsidRPr="00000000">
          <w:rPr>
            <w:rFonts w:ascii="Roboto" w:cs="Roboto" w:eastAsia="Roboto" w:hAnsi="Roboto"/>
            <w:sz w:val="24"/>
            <w:szCs w:val="24"/>
            <w:rtl w:val="0"/>
          </w:rPr>
          <w:delText xml:space="preserve"> (fino a 87/89 anni). Non sei costretto a piani brevi e rate alte!</w:delText>
        </w:r>
      </w:del>
    </w:p>
    <w:p w:rsidR="00000000" w:rsidDel="00000000" w:rsidP="00000000" w:rsidRDefault="00000000" w:rsidRPr="00000000" w14:paraId="000001F9">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Assicurazione Vita: La tua tranquillità</w:t>
      </w:r>
      <w:r w:rsidDel="00000000" w:rsidR="00000000" w:rsidRPr="00000000">
        <w:rPr>
          <w:rFonts w:ascii="Roboto" w:cs="Roboto" w:eastAsia="Roboto" w:hAnsi="Roboto"/>
          <w:sz w:val="24"/>
          <w:szCs w:val="24"/>
          <w:rtl w:val="0"/>
        </w:rPr>
        <w:t xml:space="preserve"> Il timore più grande è lasciare un debito ai propri cari. Con la Cessione del Quinto questo rischio è azzerato. La polizza </w:t>
      </w:r>
      <w:r w:rsidDel="00000000" w:rsidR="00000000" w:rsidRPr="00000000">
        <w:rPr>
          <w:rFonts w:ascii="Roboto" w:cs="Roboto" w:eastAsia="Roboto" w:hAnsi="Roboto"/>
          <w:b w:val="1"/>
          <w:bCs w:val="1"/>
          <w:sz w:val="24"/>
          <w:szCs w:val="24"/>
          <w:rtl w:val="0"/>
        </w:rPr>
        <w:t xml:space="preserve">Rischio Vita è obbligatoria e inclusa nel TAEG</w:t>
      </w:r>
      <w:r w:rsidDel="00000000" w:rsidR="00000000" w:rsidRPr="00000000">
        <w:rPr>
          <w:rFonts w:ascii="Roboto" w:cs="Roboto" w:eastAsia="Roboto" w:hAnsi="Roboto"/>
          <w:sz w:val="24"/>
          <w:szCs w:val="24"/>
          <w:rtl w:val="0"/>
        </w:rPr>
        <w:t xml:space="preserve">. In caso di premorienza, il debito residuo viene estinto dalla compagnia assicurativa. Né il coniuge, né i figli dovranno versare un euro. È una garanzia di serenità totale.</w:t>
      </w:r>
    </w:p>
    <w:p w:rsidR="00000000" w:rsidDel="00000000" w:rsidP="00000000" w:rsidRDefault="00000000" w:rsidRPr="00000000" w14:paraId="000001FA">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Serve la visita medica?</w:t>
      </w:r>
      <w:r w:rsidDel="00000000" w:rsidR="00000000" w:rsidRPr="00000000">
        <w:rPr>
          <w:rFonts w:ascii="Roboto" w:cs="Roboto" w:eastAsia="Roboto" w:hAnsi="Roboto"/>
          <w:sz w:val="24"/>
          <w:szCs w:val="24"/>
          <w:rtl w:val="0"/>
        </w:rPr>
        <w:t xml:space="preserve"> Per importi standard (fino a certe soglie di capitale, solitamente </w:t>
      </w:r>
      <w:ins w:author="NICHOLAS BIOFINANCE" w:id="28" w:date="2026-02-13T12:09:52Z">
        <w:r w:rsidDel="00000000" w:rsidR="00000000" w:rsidRPr="00000000">
          <w:rPr>
            <w:rFonts w:ascii="Roboto" w:cs="Roboto" w:eastAsia="Roboto" w:hAnsi="Roboto"/>
            <w:sz w:val="24"/>
            <w:szCs w:val="24"/>
            <w:rtl w:val="0"/>
          </w:rPr>
          <w:t xml:space="preserve">50.000</w:t>
        </w:r>
      </w:ins>
      <w:del w:author="NICHOLAS BIOFINANCE" w:id="28" w:date="2026-02-13T12:09:52Z">
        <w:r w:rsidDel="00000000" w:rsidR="00000000" w:rsidRPr="00000000">
          <w:rPr>
            <w:rFonts w:ascii="Roboto" w:cs="Roboto" w:eastAsia="Roboto" w:hAnsi="Roboto"/>
            <w:sz w:val="24"/>
            <w:szCs w:val="24"/>
            <w:rtl w:val="0"/>
          </w:rPr>
          <w:delText xml:space="preserve">15-20.000</w:delText>
        </w:r>
      </w:del>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b w:val="1"/>
          <w:bCs w:val="1"/>
          <w:sz w:val="24"/>
          <w:szCs w:val="24"/>
          <w:rtl w:val="0"/>
        </w:rPr>
        <w:t xml:space="preserve">non è richiesta alcuna visita medica</w:t>
      </w:r>
      <w:r w:rsidDel="00000000" w:rsidR="00000000" w:rsidRPr="00000000">
        <w:rPr>
          <w:rFonts w:ascii="Roboto" w:cs="Roboto" w:eastAsia="Roboto" w:hAnsi="Roboto"/>
          <w:sz w:val="24"/>
          <w:szCs w:val="24"/>
          <w:rtl w:val="0"/>
        </w:rPr>
        <w:t xml:space="preserve">, ma basta una semplice autocertificazione di buona salute (Rapporto di Visita Semplificato).</w:t>
      </w:r>
      <w:ins w:author="NICHOLAS BIOFINANCE" w:id="29" w:date="2026-02-13T12:10:12Z">
        <w:r w:rsidDel="00000000" w:rsidR="00000000" w:rsidRPr="00000000">
          <w:rPr>
            <w:rFonts w:ascii="Roboto" w:cs="Roboto" w:eastAsia="Roboto" w:hAnsi="Roboto"/>
            <w:sz w:val="24"/>
            <w:szCs w:val="24"/>
            <w:rtl w:val="0"/>
          </w:rPr>
          <w:t xml:space="preserve"> VIENE RICHIESTO PER I PENSIONATI INVALIDI</w:t>
        </w:r>
      </w:ins>
      <w:r w:rsidDel="00000000" w:rsidR="00000000" w:rsidRPr="00000000">
        <w:rPr>
          <w:rFonts w:ascii="Roboto" w:cs="Roboto" w:eastAsia="Roboto" w:hAnsi="Roboto"/>
          <w:sz w:val="24"/>
          <w:szCs w:val="24"/>
          <w:rtl w:val="0"/>
        </w:rPr>
        <w:t xml:space="preserve"> Per importi più elevati, potrebbe essere richiesto un report del medico di base. Biofinance ti guida nella compilazione per evitare errori burocratici.</w:t>
      </w:r>
    </w:p>
    <w:p w:rsidR="00000000" w:rsidDel="00000000" w:rsidP="00000000" w:rsidRDefault="00000000" w:rsidRPr="00000000" w14:paraId="000001FB">
      <w:pPr>
        <w:spacing w:after="240" w:before="240" w:lineRule="auto"/>
        <w:ind w:lef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[CTA Button]: </w:t>
      </w:r>
      <w:r w:rsidDel="00000000" w:rsidR="00000000" w:rsidRPr="00000000">
        <w:rPr>
          <w:rFonts w:ascii="Roboto" w:cs="Roboto" w:eastAsia="Roboto" w:hAnsi="Roboto"/>
          <w:b w:val="1"/>
          <w:bCs w:val="1"/>
          <w:sz w:val="24"/>
          <w:szCs w:val="24"/>
          <w:rtl w:val="0"/>
        </w:rPr>
        <w:t xml:space="preserve">VERIFICA FATTIBILITÀ OVER 80</w:t>
      </w:r>
      <w:r w:rsidDel="00000000" w:rsidR="00000000" w:rsidRPr="00000000">
        <w:rPr>
          <w:rtl w:val="0"/>
        </w:rPr>
      </w:r>
    </w:p>
    <w:p w:rsidR="00000000" w:rsidDel="00000000" w:rsidP="00000000" w:rsidRDefault="00000000" w:rsidRPr="00000000" w14:paraId="000001FC">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D">
      <w:pPr>
        <w:spacing w:after="240" w:before="24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FE">
      <w:pPr>
        <w:pStyle w:val="Heading3"/>
        <w:keepNext w:val="0"/>
        <w:keepLines w:val="0"/>
        <w:spacing w:before="280" w:lineRule="auto"/>
        <w:rPr>
          <w:rFonts w:ascii="Roboto" w:cs="Roboto" w:eastAsia="Roboto" w:hAnsi="Roboto"/>
          <w:i w:val="1"/>
          <w:iCs w:val="1"/>
          <w:sz w:val="24"/>
          <w:szCs w:val="24"/>
        </w:rPr>
      </w:pPr>
      <w:bookmarkStart w:colFirst="0" w:colLast="0" w:name="_mfnxw92yfwhl" w:id="80"/>
      <w:bookmarkEnd w:id="80"/>
      <w:r w:rsidDel="00000000" w:rsidR="00000000" w:rsidRPr="00000000">
        <w:rPr>
          <w:rFonts w:ascii="Roboto" w:cs="Roboto" w:eastAsia="Roboto" w:hAnsi="Roboto"/>
          <w:b w:val="1"/>
          <w:bCs w:val="1"/>
          <w:color w:val="000000"/>
          <w:sz w:val="26"/>
          <w:szCs w:val="26"/>
          <w:rtl w:val="0"/>
        </w:rPr>
        <w:t xml:space="preserve">PAGINA 15: PRESTITI PENSIONATI EX-INPDAP</w:t>
      </w:r>
      <w:r w:rsidDel="00000000" w:rsidR="00000000" w:rsidRPr="00000000">
        <w:rPr>
          <w:rtl w:val="0"/>
        </w:rPr>
      </w:r>
    </w:p>
    <w:p w:rsidR="00000000" w:rsidDel="00000000" w:rsidP="00000000" w:rsidRDefault="00000000" w:rsidRPr="00000000" w14:paraId="000001FF">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4drueni7amvl" w:id="81"/>
      <w:bookmarkEnd w:id="81"/>
      <w:r w:rsidDel="00000000" w:rsidR="00000000" w:rsidRPr="00000000">
        <w:rPr>
          <w:rFonts w:ascii="Roboto" w:cs="Roboto" w:eastAsia="Roboto" w:hAnsi="Roboto"/>
          <w:b w:val="1"/>
          <w:bCs w:val="1"/>
          <w:color w:val="000000"/>
          <w:sz w:val="22"/>
          <w:szCs w:val="22"/>
          <w:rtl w:val="0"/>
        </w:rPr>
        <w:t xml:space="preserve">1. Meta Data</w:t>
      </w:r>
    </w:p>
    <w:p w:rsidR="00000000" w:rsidDel="00000000" w:rsidP="00000000" w:rsidRDefault="00000000" w:rsidRPr="00000000" w14:paraId="00000200">
      <w:pPr>
        <w:numPr>
          <w:ilvl w:val="0"/>
          <w:numId w:val="2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rtl w:val="0"/>
        </w:rPr>
        <w:t xml:space="preserve">Meta Title:</w:t>
      </w:r>
      <w:r w:rsidDel="00000000" w:rsidR="00000000" w:rsidRPr="00000000">
        <w:rPr>
          <w:rFonts w:ascii="Roboto" w:cs="Roboto" w:eastAsia="Roboto" w:hAnsi="Roboto"/>
          <w:sz w:val="24"/>
          <w:szCs w:val="24"/>
          <w:rtl w:val="0"/>
        </w:rPr>
        <w:t xml:space="preserve"> Prestiti Pensionati Ex-INPDAP: Tassi Convenzione Pubblica</w:t>
      </w:r>
    </w:p>
    <w:p w:rsidR="00000000" w:rsidDel="00000000" w:rsidP="00000000" w:rsidRDefault="00000000" w:rsidRPr="00000000" w14:paraId="00000201">
      <w:pPr>
        <w:numPr>
          <w:ilvl w:val="0"/>
          <w:numId w:val="2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Meta Description:</w:t>
      </w:r>
      <w:r w:rsidDel="00000000" w:rsidR="00000000" w:rsidRPr="00000000">
        <w:rPr>
          <w:rFonts w:ascii="Roboto" w:cs="Roboto" w:eastAsia="Roboto" w:hAnsi="Roboto"/>
          <w:sz w:val="24"/>
          <w:szCs w:val="24"/>
          <w:rtl w:val="0"/>
        </w:rPr>
        <w:t xml:space="preserve"> Sei un pensionato pubblico (ex statale)? Scopri i tassi riservati alla Gestione Ex-INPDAP. Prestiti agevolati per ex dipendenti pubblici e statali.</w:t>
      </w:r>
    </w:p>
    <w:p w:rsidR="00000000" w:rsidDel="00000000" w:rsidP="00000000" w:rsidRDefault="00000000" w:rsidRPr="00000000" w14:paraId="00000202">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kapfuzmy70e7" w:id="82"/>
      <w:bookmarkEnd w:id="82"/>
      <w:r w:rsidDel="00000000" w:rsidR="00000000" w:rsidRPr="00000000">
        <w:rPr>
          <w:rFonts w:ascii="Roboto" w:cs="Roboto" w:eastAsia="Roboto" w:hAnsi="Roboto"/>
          <w:b w:val="1"/>
          <w:bCs w:val="1"/>
          <w:color w:val="000000"/>
          <w:sz w:val="22"/>
          <w:szCs w:val="22"/>
          <w:rtl w:val="0"/>
        </w:rPr>
        <w:t xml:space="preserve">2. Struttura dei Contenuti</w:t>
      </w:r>
    </w:p>
    <w:p w:rsidR="00000000" w:rsidDel="00000000" w:rsidP="00000000" w:rsidRDefault="00000000" w:rsidRPr="00000000" w14:paraId="00000203">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H1: Cessione del Quinto Ex-INPDAP: Il Valore del Servizio Pubblico.</w:t>
      </w:r>
    </w:p>
    <w:p w:rsidR="00000000" w:rsidDel="00000000" w:rsidP="00000000" w:rsidRDefault="00000000" w:rsidRPr="00000000" w14:paraId="0000020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Sei andato in pensione dopo una carriera nello Stato o negli Enti Locali? La tua pensione rientra nella </w:t>
      </w:r>
      <w:r w:rsidDel="00000000" w:rsidR="00000000" w:rsidRPr="00000000">
        <w:rPr>
          <w:rFonts w:ascii="Roboto" w:cs="Roboto" w:eastAsia="Roboto" w:hAnsi="Roboto"/>
          <w:b w:val="1"/>
          <w:bCs w:val="1"/>
          <w:sz w:val="24"/>
          <w:szCs w:val="24"/>
          <w:rtl w:val="0"/>
        </w:rPr>
        <w:t xml:space="preserve">Gestione Pubblica (ex INPDAP)</w:t>
      </w:r>
      <w:r w:rsidDel="00000000" w:rsidR="00000000" w:rsidRPr="00000000">
        <w:rPr>
          <w:rFonts w:ascii="Roboto" w:cs="Roboto" w:eastAsia="Roboto" w:hAnsi="Roboto"/>
          <w:sz w:val="24"/>
          <w:szCs w:val="24"/>
          <w:rtl w:val="0"/>
        </w:rPr>
        <w:t xml:space="preserve">, oggi accorpata all'INPS ma distinta per trattamenti e vantaggi. Biofinance applica condizioni di favore a questa categoria "Premium", riconoscendo la solidità del tuo ente previdenziale.</w:t>
      </w:r>
    </w:p>
    <w:p w:rsidR="00000000" w:rsidDel="00000000" w:rsidP="00000000" w:rsidRDefault="00000000" w:rsidRPr="00000000" w14:paraId="00000205">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Differenza tra Pensionati INPS e Ex-INPDAP</w:t>
      </w:r>
      <w:r w:rsidDel="00000000" w:rsidR="00000000" w:rsidRPr="00000000">
        <w:rPr>
          <w:rFonts w:ascii="Roboto" w:cs="Roboto" w:eastAsia="Roboto" w:hAnsi="Roboto"/>
          <w:sz w:val="24"/>
          <w:szCs w:val="24"/>
          <w:rtl w:val="0"/>
        </w:rPr>
        <w:t xml:space="preserve"> Anche se il cedolino arriva dall'INPS, il tuo status di "ex dipendente pubblico" ti garantisce accesso a prodotti finanziari con </w:t>
      </w:r>
      <w:r w:rsidDel="00000000" w:rsidR="00000000" w:rsidRPr="00000000">
        <w:rPr>
          <w:rFonts w:ascii="Roboto" w:cs="Roboto" w:eastAsia="Roboto" w:hAnsi="Roboto"/>
          <w:b w:val="1"/>
          <w:bCs w:val="1"/>
          <w:sz w:val="24"/>
          <w:szCs w:val="24"/>
          <w:rtl w:val="0"/>
        </w:rPr>
        <w:t xml:space="preserve">coefficienti di rischio inferiori</w:t>
      </w:r>
      <w:r w:rsidDel="00000000" w:rsidR="00000000" w:rsidRPr="00000000">
        <w:rPr>
          <w:rFonts w:ascii="Roboto" w:cs="Roboto" w:eastAsia="Roboto" w:hAnsi="Roboto"/>
          <w:sz w:val="24"/>
          <w:szCs w:val="24"/>
          <w:rtl w:val="0"/>
        </w:rPr>
        <w:t xml:space="preserve">. Questo si traduce in:</w:t>
      </w:r>
    </w:p>
    <w:p w:rsidR="00000000" w:rsidDel="00000000" w:rsidP="00000000" w:rsidRDefault="00000000" w:rsidRPr="00000000" w14:paraId="00000206">
      <w:pPr>
        <w:numPr>
          <w:ilvl w:val="0"/>
          <w:numId w:val="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Tassi di Interesse più bassi</w:t>
      </w:r>
      <w:r w:rsidDel="00000000" w:rsidR="00000000" w:rsidRPr="00000000">
        <w:rPr>
          <w:rFonts w:ascii="Roboto" w:cs="Roboto" w:eastAsia="Roboto" w:hAnsi="Roboto"/>
          <w:sz w:val="24"/>
          <w:szCs w:val="24"/>
          <w:rtl w:val="0"/>
        </w:rPr>
        <w:t xml:space="preserve"> rispetto alla media dei pensionati privati.</w:t>
      </w:r>
    </w:p>
    <w:p w:rsidR="00000000" w:rsidDel="00000000" w:rsidP="00000000" w:rsidRDefault="00000000" w:rsidRPr="00000000" w14:paraId="00000207">
      <w:pPr>
        <w:numPr>
          <w:ilvl w:val="0"/>
          <w:numId w:val="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Costi Assicurativi Ridotti:</w:t>
      </w:r>
      <w:r w:rsidDel="00000000" w:rsidR="00000000" w:rsidRPr="00000000">
        <w:rPr>
          <w:rFonts w:ascii="Roboto" w:cs="Roboto" w:eastAsia="Roboto" w:hAnsi="Roboto"/>
          <w:sz w:val="24"/>
          <w:szCs w:val="24"/>
          <w:rtl w:val="0"/>
        </w:rPr>
        <w:t xml:space="preserve"> L'aspettativa di vita statistica e la stabilità del reddito permettono premi assicurativi più leggeri.</w:t>
      </w:r>
    </w:p>
    <w:p w:rsidR="00000000" w:rsidDel="00000000" w:rsidP="00000000" w:rsidRDefault="00000000" w:rsidRPr="00000000" w14:paraId="00000208">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Procedura Telematica "GDP"</w:t>
      </w:r>
      <w:r w:rsidDel="00000000" w:rsidR="00000000" w:rsidRPr="00000000">
        <w:rPr>
          <w:rFonts w:ascii="Roboto" w:cs="Roboto" w:eastAsia="Roboto" w:hAnsi="Roboto"/>
          <w:sz w:val="24"/>
          <w:szCs w:val="24"/>
          <w:rtl w:val="0"/>
        </w:rPr>
        <w:t xml:space="preserve"> Utilizziamo il canale telematico </w:t>
      </w:r>
      <w:r w:rsidDel="00000000" w:rsidR="00000000" w:rsidRPr="00000000">
        <w:rPr>
          <w:rFonts w:ascii="Roboto" w:cs="Roboto" w:eastAsia="Roboto" w:hAnsi="Roboto"/>
          <w:b w:val="1"/>
          <w:bCs w:val="1"/>
          <w:sz w:val="24"/>
          <w:szCs w:val="24"/>
          <w:rtl w:val="0"/>
        </w:rPr>
        <w:t xml:space="preserve">INPS GDP (Gestione Dipendenti Pubblici)</w:t>
      </w:r>
      <w:r w:rsidDel="00000000" w:rsidR="00000000" w:rsidRPr="00000000">
        <w:rPr>
          <w:rFonts w:ascii="Roboto" w:cs="Roboto" w:eastAsia="Roboto" w:hAnsi="Roboto"/>
          <w:sz w:val="24"/>
          <w:szCs w:val="24"/>
          <w:rtl w:val="0"/>
        </w:rPr>
        <w:t xml:space="preserve">. Non serve che tu vada a recuperare il modello OBIS M o la Quota Cedibile cartacea. Con la tua autorizzazione, scarichiamo i dati direttamente dai server INPS, elaboriamo il preventivo e, in caso di accettazione, notifichiamo il contratto digitalmente. Tempi medi di erogazione: 10-15 giorni.</w:t>
      </w:r>
    </w:p>
    <w:p w:rsidR="00000000" w:rsidDel="00000000" w:rsidP="00000000" w:rsidRDefault="00000000" w:rsidRPr="00000000" w14:paraId="00000209">
      <w:pPr>
        <w:numPr>
          <w:ilvl w:val="0"/>
          <w:numId w:val="67"/>
        </w:numPr>
        <w:spacing w:after="240" w:befor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[CTA Button]: </w:t>
      </w:r>
      <w:r w:rsidDel="00000000" w:rsidR="00000000" w:rsidRPr="00000000">
        <w:rPr>
          <w:rFonts w:ascii="Roboto" w:cs="Roboto" w:eastAsia="Roboto" w:hAnsi="Roboto"/>
          <w:b w:val="1"/>
          <w:bCs w:val="1"/>
          <w:sz w:val="24"/>
          <w:szCs w:val="24"/>
          <w:rtl w:val="0"/>
        </w:rPr>
        <w:t xml:space="preserve">CALCOLA PREVENTIVO EX-INPDAP</w:t>
      </w:r>
    </w:p>
    <w:p w:rsidR="00000000" w:rsidDel="00000000" w:rsidP="00000000" w:rsidRDefault="00000000" w:rsidRPr="00000000" w14:paraId="0000020A">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B">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C">
      <w:pPr>
        <w:spacing w:after="240" w:befor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0D">
      <w:pPr>
        <w:spacing w:after="240" w:befor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0E">
      <w:pPr>
        <w:spacing w:after="240" w:before="240" w:lineRule="auto"/>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20F">
      <w:pP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b w:val="1"/>
          <w:bCs w:val="1"/>
          <w:sz w:val="26"/>
          <w:szCs w:val="26"/>
          <w:rtl w:val="0"/>
        </w:rPr>
        <w:t xml:space="preserve">PAGINA 16: DELEGAZIONE DI PAGAMENTO</w:t>
      </w:r>
      <w:r w:rsidDel="00000000" w:rsidR="00000000" w:rsidRPr="00000000">
        <w:rPr>
          <w:rtl w:val="0"/>
        </w:rPr>
      </w:r>
    </w:p>
    <w:p w:rsidR="00000000" w:rsidDel="00000000" w:rsidP="00000000" w:rsidRDefault="00000000" w:rsidRPr="00000000" w14:paraId="00000210">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wjo2j9gko7x0" w:id="83"/>
      <w:bookmarkEnd w:id="83"/>
      <w:r w:rsidDel="00000000" w:rsidR="00000000" w:rsidRPr="00000000">
        <w:rPr>
          <w:rFonts w:ascii="Roboto" w:cs="Roboto" w:eastAsia="Roboto" w:hAnsi="Roboto"/>
          <w:b w:val="1"/>
          <w:bCs w:val="1"/>
          <w:color w:val="000000"/>
          <w:sz w:val="22"/>
          <w:szCs w:val="22"/>
          <w:rtl w:val="0"/>
        </w:rPr>
        <w:t xml:space="preserve">1. Meta Data</w:t>
      </w:r>
    </w:p>
    <w:p w:rsidR="00000000" w:rsidDel="00000000" w:rsidP="00000000" w:rsidRDefault="00000000" w:rsidRPr="00000000" w14:paraId="00000211">
      <w:pPr>
        <w:numPr>
          <w:ilvl w:val="0"/>
          <w:numId w:val="6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rtl w:val="0"/>
        </w:rPr>
        <w:t xml:space="preserve">Meta Title:</w:t>
      </w:r>
      <w:r w:rsidDel="00000000" w:rsidR="00000000" w:rsidRPr="00000000">
        <w:rPr>
          <w:rFonts w:ascii="Roboto" w:cs="Roboto" w:eastAsia="Roboto" w:hAnsi="Roboto"/>
          <w:sz w:val="24"/>
          <w:szCs w:val="24"/>
          <w:rtl w:val="0"/>
        </w:rPr>
        <w:t xml:space="preserve"> Delegazione di Pagamento: Il "Doppio Quinto" dello Stipendio</w:t>
      </w:r>
    </w:p>
    <w:p w:rsidR="00000000" w:rsidDel="00000000" w:rsidP="00000000" w:rsidRDefault="00000000" w:rsidRPr="00000000" w14:paraId="00000212">
      <w:pPr>
        <w:numPr>
          <w:ilvl w:val="0"/>
          <w:numId w:val="6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Meta Description:</w:t>
      </w:r>
      <w:r w:rsidDel="00000000" w:rsidR="00000000" w:rsidRPr="00000000">
        <w:rPr>
          <w:rFonts w:ascii="Roboto" w:cs="Roboto" w:eastAsia="Roboto" w:hAnsi="Roboto"/>
          <w:sz w:val="24"/>
          <w:szCs w:val="24"/>
          <w:rtl w:val="0"/>
        </w:rPr>
        <w:t xml:space="preserve"> Hai già la Cessione del Quinto? Richiedi la Delega di Pagamento per ottenere ulteriore liquidità. Impegna un secondo 20% del tuo stipendio. Solo dipendenti.</w:t>
      </w:r>
    </w:p>
    <w:p w:rsidR="00000000" w:rsidDel="00000000" w:rsidP="00000000" w:rsidRDefault="00000000" w:rsidRPr="00000000" w14:paraId="00000213">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pkk72ggflno3" w:id="84"/>
      <w:bookmarkEnd w:id="84"/>
      <w:r w:rsidDel="00000000" w:rsidR="00000000" w:rsidRPr="00000000">
        <w:rPr>
          <w:rFonts w:ascii="Roboto" w:cs="Roboto" w:eastAsia="Roboto" w:hAnsi="Roboto"/>
          <w:b w:val="1"/>
          <w:bCs w:val="1"/>
          <w:color w:val="000000"/>
          <w:sz w:val="22"/>
          <w:szCs w:val="22"/>
          <w:rtl w:val="0"/>
        </w:rPr>
        <w:t xml:space="preserve">2. Struttura dei Contenuti</w:t>
      </w:r>
    </w:p>
    <w:p w:rsidR="00000000" w:rsidDel="00000000" w:rsidP="00000000" w:rsidRDefault="00000000" w:rsidRPr="00000000" w14:paraId="00000214">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H1: Delegazione di Pagamento: Quando il Quinto non basta.</w:t>
      </w:r>
    </w:p>
    <w:p w:rsidR="00000000" w:rsidDel="00000000" w:rsidP="00000000" w:rsidRDefault="00000000" w:rsidRPr="00000000" w14:paraId="0000021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Hai già una Cessione del Quinto in corso ma ti serve nuova liquidità? Non devi per forza rinnovare quella esistente (magari non puoi ancora farlo per i termini di legge). La soluzione è la </w:t>
      </w:r>
      <w:r w:rsidDel="00000000" w:rsidR="00000000" w:rsidRPr="00000000">
        <w:rPr>
          <w:rFonts w:ascii="Roboto" w:cs="Roboto" w:eastAsia="Roboto" w:hAnsi="Roboto"/>
          <w:b w:val="1"/>
          <w:bCs w:val="1"/>
          <w:sz w:val="24"/>
          <w:szCs w:val="24"/>
          <w:rtl w:val="0"/>
        </w:rPr>
        <w:t xml:space="preserve">Delegazione di Pagamento</w:t>
      </w:r>
      <w:r w:rsidDel="00000000" w:rsidR="00000000" w:rsidRPr="00000000">
        <w:rPr>
          <w:rFonts w:ascii="Roboto" w:cs="Roboto" w:eastAsia="Roboto" w:hAnsi="Roboto"/>
          <w:sz w:val="24"/>
          <w:szCs w:val="24"/>
          <w:rtl w:val="0"/>
        </w:rPr>
        <w:t xml:space="preserve">, conosciuta come "Doppio Quinto". È un secondo prestito che si affianca al primo, portando la trattenuta totale massima al </w:t>
      </w:r>
      <w:r w:rsidDel="00000000" w:rsidR="00000000" w:rsidRPr="00000000">
        <w:rPr>
          <w:rFonts w:ascii="Roboto" w:cs="Roboto" w:eastAsia="Roboto" w:hAnsi="Roboto"/>
          <w:b w:val="1"/>
          <w:bCs w:val="1"/>
          <w:sz w:val="24"/>
          <w:szCs w:val="24"/>
          <w:rtl w:val="0"/>
        </w:rPr>
        <w:t xml:space="preserve">40% del tuo stipendio netto</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16">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Differenze Chiave con la Cessione</w:t>
      </w:r>
      <w:r w:rsidDel="00000000" w:rsidR="00000000" w:rsidRPr="00000000">
        <w:rPr>
          <w:rFonts w:ascii="Roboto" w:cs="Roboto" w:eastAsia="Roboto" w:hAnsi="Roboto"/>
          <w:sz w:val="24"/>
          <w:szCs w:val="24"/>
          <w:rtl w:val="0"/>
        </w:rPr>
        <w:t xml:space="preserve"> Mentre la Cessione è un diritto, la Delega richiede l'accettazione da parte del Datore di Lavoro (che deve gestire due trattenute invece di una).</w:t>
      </w:r>
    </w:p>
    <w:p w:rsidR="00000000" w:rsidDel="00000000" w:rsidP="00000000" w:rsidRDefault="00000000" w:rsidRPr="00000000" w14:paraId="00000217">
      <w:pPr>
        <w:numPr>
          <w:ilvl w:val="0"/>
          <w:numId w:val="43"/>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Statali e Pubblici:</w:t>
      </w:r>
      <w:r w:rsidDel="00000000" w:rsidR="00000000" w:rsidRPr="00000000">
        <w:rPr>
          <w:rFonts w:ascii="Roboto" w:cs="Roboto" w:eastAsia="Roboto" w:hAnsi="Roboto"/>
          <w:sz w:val="24"/>
          <w:szCs w:val="24"/>
          <w:rtl w:val="0"/>
        </w:rPr>
        <w:t xml:space="preserve"> È quasi sempre accettata per convenzione (es. Ministeri, Scuole).</w:t>
      </w:r>
    </w:p>
    <w:p w:rsidR="00000000" w:rsidDel="00000000" w:rsidP="00000000" w:rsidRDefault="00000000" w:rsidRPr="00000000" w14:paraId="00000218">
      <w:pPr>
        <w:numPr>
          <w:ilvl w:val="0"/>
          <w:numId w:val="43"/>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Privati:</w:t>
      </w:r>
      <w:r w:rsidDel="00000000" w:rsidR="00000000" w:rsidRPr="00000000">
        <w:rPr>
          <w:rFonts w:ascii="Roboto" w:cs="Roboto" w:eastAsia="Roboto" w:hAnsi="Roboto"/>
          <w:sz w:val="24"/>
          <w:szCs w:val="24"/>
          <w:rtl w:val="0"/>
        </w:rPr>
        <w:t xml:space="preserve"> Dipende dall'azienda. Biofinance supporta l'amministrazione HR della tua azienda per facilitare l'accettazione, fornendo tutta la modulistica precompilata.</w:t>
      </w:r>
    </w:p>
    <w:p w:rsidR="00000000" w:rsidDel="00000000" w:rsidP="00000000" w:rsidRDefault="00000000" w:rsidRPr="00000000" w14:paraId="00000219">
      <w:pPr>
        <w:numPr>
          <w:ilvl w:val="0"/>
          <w:numId w:val="4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Esclusiva Dipendenti:</w:t>
      </w:r>
      <w:r w:rsidDel="00000000" w:rsidR="00000000" w:rsidRPr="00000000">
        <w:rPr>
          <w:rFonts w:ascii="Roboto" w:cs="Roboto" w:eastAsia="Roboto" w:hAnsi="Roboto"/>
          <w:sz w:val="24"/>
          <w:szCs w:val="24"/>
          <w:rtl w:val="0"/>
        </w:rPr>
        <w:t xml:space="preserve"> Purtroppo, i pensionati </w:t>
      </w:r>
      <w:r w:rsidDel="00000000" w:rsidR="00000000" w:rsidRPr="00000000">
        <w:rPr>
          <w:rFonts w:ascii="Roboto" w:cs="Roboto" w:eastAsia="Roboto" w:hAnsi="Roboto"/>
          <w:b w:val="1"/>
          <w:bCs w:val="1"/>
          <w:sz w:val="24"/>
          <w:szCs w:val="24"/>
          <w:rtl w:val="0"/>
        </w:rPr>
        <w:t xml:space="preserve">non</w:t>
      </w:r>
      <w:r w:rsidDel="00000000" w:rsidR="00000000" w:rsidRPr="00000000">
        <w:rPr>
          <w:rFonts w:ascii="Roboto" w:cs="Roboto" w:eastAsia="Roboto" w:hAnsi="Roboto"/>
          <w:sz w:val="24"/>
          <w:szCs w:val="24"/>
          <w:rtl w:val="0"/>
        </w:rPr>
        <w:t xml:space="preserve"> possono accedere alla Delega (per legge INPS accetta solo una trattenuta).</w:t>
      </w:r>
    </w:p>
    <w:p w:rsidR="00000000" w:rsidDel="00000000" w:rsidP="00000000" w:rsidRDefault="00000000" w:rsidRPr="00000000" w14:paraId="0000021A">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H2: Perché richiederla?</w:t>
      </w:r>
    </w:p>
    <w:p w:rsidR="00000000" w:rsidDel="00000000" w:rsidP="00000000" w:rsidRDefault="00000000" w:rsidRPr="00000000" w14:paraId="0000021B">
      <w:pPr>
        <w:numPr>
          <w:ilvl w:val="0"/>
          <w:numId w:val="24"/>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Liquidità Importante:</w:t>
      </w:r>
      <w:r w:rsidDel="00000000" w:rsidR="00000000" w:rsidRPr="00000000">
        <w:rPr>
          <w:rFonts w:ascii="Roboto" w:cs="Roboto" w:eastAsia="Roboto" w:hAnsi="Roboto"/>
          <w:sz w:val="24"/>
          <w:szCs w:val="24"/>
          <w:rtl w:val="0"/>
        </w:rPr>
        <w:t xml:space="preserve"> Sommando Cessione + Delega puoi ottenere importi molto elevati (es. 40.000€ + 40.000€).</w:t>
      </w:r>
    </w:p>
    <w:p w:rsidR="00000000" w:rsidDel="00000000" w:rsidP="00000000" w:rsidRDefault="00000000" w:rsidRPr="00000000" w14:paraId="0000021C">
      <w:pPr>
        <w:numPr>
          <w:ilvl w:val="0"/>
          <w:numId w:val="24"/>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Bypassare i Limiti di Rinnovo:</w:t>
      </w:r>
      <w:r w:rsidDel="00000000" w:rsidR="00000000" w:rsidRPr="00000000">
        <w:rPr>
          <w:rFonts w:ascii="Roboto" w:cs="Roboto" w:eastAsia="Roboto" w:hAnsi="Roboto"/>
          <w:sz w:val="24"/>
          <w:szCs w:val="24"/>
          <w:rtl w:val="0"/>
        </w:rPr>
        <w:t xml:space="preserve"> Se hai fatto la Cessione da poco (es. 1 anno), non puoi rinnovarla. La Delega è l'unico modo per avere subito altri soldi.</w:t>
      </w:r>
    </w:p>
    <w:p w:rsidR="00000000" w:rsidDel="00000000" w:rsidP="00000000" w:rsidRDefault="00000000" w:rsidRPr="00000000" w14:paraId="0000021D">
      <w:pPr>
        <w:numPr>
          <w:ilvl w:val="0"/>
          <w:numId w:val="3"/>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[CTA Button]: </w:t>
      </w:r>
      <w:r w:rsidDel="00000000" w:rsidR="00000000" w:rsidRPr="00000000">
        <w:rPr>
          <w:rFonts w:ascii="Roboto" w:cs="Roboto" w:eastAsia="Roboto" w:hAnsi="Roboto"/>
          <w:b w:val="1"/>
          <w:bCs w:val="1"/>
          <w:sz w:val="24"/>
          <w:szCs w:val="24"/>
          <w:rtl w:val="0"/>
        </w:rPr>
        <w:t xml:space="preserve">VERIFICA FATTIBILITÀ DELEGA</w:t>
      </w:r>
    </w:p>
    <w:p w:rsidR="00000000" w:rsidDel="00000000" w:rsidP="00000000" w:rsidRDefault="00000000" w:rsidRPr="00000000" w14:paraId="0000021E">
      <w:pPr>
        <w:pStyle w:val="Heading3"/>
        <w:keepNext w:val="0"/>
        <w:keepLines w:val="0"/>
        <w:spacing w:before="280" w:lineRule="auto"/>
        <w:rPr>
          <w:rFonts w:ascii="Roboto" w:cs="Roboto" w:eastAsia="Roboto" w:hAnsi="Roboto"/>
          <w:b w:val="1"/>
          <w:bCs w:val="1"/>
          <w:color w:val="000000"/>
          <w:sz w:val="26"/>
          <w:szCs w:val="26"/>
        </w:rPr>
      </w:pPr>
      <w:bookmarkStart w:colFirst="0" w:colLast="0" w:name="_yyyutvjetn8l" w:id="85"/>
      <w:bookmarkEnd w:id="85"/>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rFonts w:ascii="Roboto" w:cs="Roboto" w:eastAsia="Roboto" w:hAnsi="Roboto"/>
          <w:b w:val="1"/>
          <w:bCs w:val="1"/>
          <w:color w:val="000000"/>
          <w:sz w:val="26"/>
          <w:szCs w:val="26"/>
        </w:rPr>
      </w:pPr>
      <w:bookmarkStart w:colFirst="0" w:colLast="0" w:name="_wghs5it612nh" w:id="86"/>
      <w:bookmarkEnd w:id="86"/>
      <w:r w:rsidDel="00000000" w:rsidR="00000000" w:rsidRPr="00000000">
        <w:rPr>
          <w:rtl w:val="0"/>
        </w:rPr>
      </w:r>
    </w:p>
    <w:p w:rsidR="00000000" w:rsidDel="00000000" w:rsidP="00000000" w:rsidRDefault="00000000" w:rsidRPr="00000000" w14:paraId="00000220">
      <w:pPr>
        <w:pStyle w:val="Heading3"/>
        <w:keepNext w:val="0"/>
        <w:keepLines w:val="0"/>
        <w:spacing w:before="280" w:lineRule="auto"/>
        <w:rPr>
          <w:rFonts w:ascii="Roboto" w:cs="Roboto" w:eastAsia="Roboto" w:hAnsi="Roboto"/>
          <w:b w:val="1"/>
          <w:bCs w:val="1"/>
          <w:color w:val="000000"/>
          <w:sz w:val="26"/>
          <w:szCs w:val="26"/>
        </w:rPr>
      </w:pPr>
      <w:bookmarkStart w:colFirst="0" w:colLast="0" w:name="_x2ge57s0ndv2" w:id="87"/>
      <w:bookmarkEnd w:id="87"/>
      <w:r w:rsidDel="00000000" w:rsidR="00000000" w:rsidRPr="00000000">
        <w:rPr>
          <w:rFonts w:ascii="Roboto" w:cs="Roboto" w:eastAsia="Roboto" w:hAnsi="Roboto"/>
          <w:b w:val="1"/>
          <w:bCs w:val="1"/>
          <w:color w:val="000000"/>
          <w:sz w:val="26"/>
          <w:szCs w:val="26"/>
          <w:rtl w:val="0"/>
        </w:rPr>
        <w:t xml:space="preserve">PAGINA 17: CONSOLIDAMENTO DEBITI </w:t>
      </w:r>
    </w:p>
    <w:p w:rsidR="00000000" w:rsidDel="00000000" w:rsidP="00000000" w:rsidRDefault="00000000" w:rsidRPr="00000000" w14:paraId="00000221">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uw0v40f7opsv" w:id="88"/>
      <w:bookmarkEnd w:id="88"/>
      <w:r w:rsidDel="00000000" w:rsidR="00000000" w:rsidRPr="00000000">
        <w:rPr>
          <w:rFonts w:ascii="Roboto" w:cs="Roboto" w:eastAsia="Roboto" w:hAnsi="Roboto"/>
          <w:b w:val="1"/>
          <w:bCs w:val="1"/>
          <w:color w:val="000000"/>
          <w:sz w:val="22"/>
          <w:szCs w:val="22"/>
          <w:rtl w:val="0"/>
        </w:rPr>
        <w:t xml:space="preserve">1. Meta Data</w:t>
      </w:r>
    </w:p>
    <w:p w:rsidR="00000000" w:rsidDel="00000000" w:rsidP="00000000" w:rsidRDefault="00000000" w:rsidRPr="00000000" w14:paraId="00000222">
      <w:pPr>
        <w:numPr>
          <w:ilvl w:val="0"/>
          <w:numId w:val="51"/>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rtl w:val="0"/>
        </w:rPr>
        <w:t xml:space="preserve">Meta Title:</w:t>
      </w:r>
      <w:r w:rsidDel="00000000" w:rsidR="00000000" w:rsidRPr="00000000">
        <w:rPr>
          <w:rFonts w:ascii="Roboto" w:cs="Roboto" w:eastAsia="Roboto" w:hAnsi="Roboto"/>
          <w:sz w:val="24"/>
          <w:szCs w:val="24"/>
          <w:rtl w:val="0"/>
        </w:rPr>
        <w:t xml:space="preserve"> Consolidamento Debiti: Unica Rata con Cessione del Quinto</w:t>
      </w:r>
    </w:p>
    <w:p w:rsidR="00000000" w:rsidDel="00000000" w:rsidP="00000000" w:rsidRDefault="00000000" w:rsidRPr="00000000" w14:paraId="00000223">
      <w:pPr>
        <w:numPr>
          <w:ilvl w:val="0"/>
          <w:numId w:val="51"/>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Meta Description:</w:t>
      </w:r>
      <w:r w:rsidDel="00000000" w:rsidR="00000000" w:rsidRPr="00000000">
        <w:rPr>
          <w:rFonts w:ascii="Roboto" w:cs="Roboto" w:eastAsia="Roboto" w:hAnsi="Roboto"/>
          <w:sz w:val="24"/>
          <w:szCs w:val="24"/>
          <w:rtl w:val="0"/>
        </w:rPr>
        <w:t xml:space="preserve"> Troppe rate a fine mese? Accorpa prestiti, carte revolving e finanziamenti in un'unica rata sostenibile trattenuta in busta paga. Riduci lo stress finanziario.</w:t>
      </w:r>
    </w:p>
    <w:p w:rsidR="00000000" w:rsidDel="00000000" w:rsidP="00000000" w:rsidRDefault="00000000" w:rsidRPr="00000000" w14:paraId="00000224">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nyyvlnivfzq9" w:id="89"/>
      <w:bookmarkEnd w:id="89"/>
      <w:r w:rsidDel="00000000" w:rsidR="00000000" w:rsidRPr="00000000">
        <w:rPr>
          <w:rFonts w:ascii="Roboto" w:cs="Roboto" w:eastAsia="Roboto" w:hAnsi="Roboto"/>
          <w:b w:val="1"/>
          <w:bCs w:val="1"/>
          <w:color w:val="000000"/>
          <w:sz w:val="22"/>
          <w:szCs w:val="22"/>
          <w:rtl w:val="0"/>
        </w:rPr>
        <w:t xml:space="preserve">2. Struttura dei Contenuti</w:t>
      </w:r>
    </w:p>
    <w:p w:rsidR="00000000" w:rsidDel="00000000" w:rsidP="00000000" w:rsidRDefault="00000000" w:rsidRPr="00000000" w14:paraId="00000225">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H1: Consolidamento Debiti: Riprendi il controllo del tuo stipendio.</w:t>
      </w:r>
    </w:p>
    <w:p w:rsidR="00000000" w:rsidDel="00000000" w:rsidP="00000000" w:rsidRDefault="00000000" w:rsidRPr="00000000" w14:paraId="0000022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Mutuo auto, carta di credito, prestito per i mobili, piccolo prestito personale... A fine mese, la somma delle rate soffoca il tuo stipendio. Il </w:t>
      </w:r>
      <w:r w:rsidDel="00000000" w:rsidR="00000000" w:rsidRPr="00000000">
        <w:rPr>
          <w:rFonts w:ascii="Roboto" w:cs="Roboto" w:eastAsia="Roboto" w:hAnsi="Roboto"/>
          <w:b w:val="1"/>
          <w:bCs w:val="1"/>
          <w:sz w:val="24"/>
          <w:szCs w:val="24"/>
          <w:rtl w:val="0"/>
        </w:rPr>
        <w:t xml:space="preserve">Consolidamento Debiti tramite Cessione del Quinto</w:t>
      </w:r>
      <w:r w:rsidDel="00000000" w:rsidR="00000000" w:rsidRPr="00000000">
        <w:rPr>
          <w:rFonts w:ascii="Roboto" w:cs="Roboto" w:eastAsia="Roboto" w:hAnsi="Roboto"/>
          <w:sz w:val="24"/>
          <w:szCs w:val="24"/>
          <w:rtl w:val="0"/>
        </w:rPr>
        <w:t xml:space="preserve"> è la strategia per uscire da questa spirale. L'obiettivo non è fare "nuovi debiti", ma ristrutturare quelli esistenti.</w:t>
      </w:r>
    </w:p>
    <w:p w:rsidR="00000000" w:rsidDel="00000000" w:rsidP="00000000" w:rsidRDefault="00000000" w:rsidRPr="00000000" w14:paraId="00000227">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Come funziona l'operazione?</w:t>
      </w:r>
      <w:r w:rsidDel="00000000" w:rsidR="00000000" w:rsidRPr="00000000">
        <w:rPr>
          <w:rFonts w:ascii="Roboto" w:cs="Roboto" w:eastAsia="Roboto" w:hAnsi="Roboto"/>
          <w:sz w:val="24"/>
          <w:szCs w:val="24"/>
          <w:rtl w:val="0"/>
        </w:rPr>
        <w:t xml:space="preserve"> Biofinance eroga una Cessione del Quinto (o una Delega) sufficiente a:</w:t>
      </w:r>
    </w:p>
    <w:p w:rsidR="00000000" w:rsidDel="00000000" w:rsidP="00000000" w:rsidRDefault="00000000" w:rsidRPr="00000000" w14:paraId="00000228">
      <w:pPr>
        <w:numPr>
          <w:ilvl w:val="0"/>
          <w:numId w:val="2"/>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Estinguere</w:t>
      </w:r>
      <w:r w:rsidDel="00000000" w:rsidR="00000000" w:rsidRPr="00000000">
        <w:rPr>
          <w:rFonts w:ascii="Roboto" w:cs="Roboto" w:eastAsia="Roboto" w:hAnsi="Roboto"/>
          <w:sz w:val="24"/>
          <w:szCs w:val="24"/>
          <w:rtl w:val="0"/>
        </w:rPr>
        <w:t xml:space="preserve"> tutti i piccoli finanziamenti in corso (facciamo noi i bonifici alle altre finanziarie).</w:t>
      </w:r>
    </w:p>
    <w:p w:rsidR="00000000" w:rsidDel="00000000" w:rsidP="00000000" w:rsidRDefault="00000000" w:rsidRPr="00000000" w14:paraId="00000229">
      <w:pPr>
        <w:numPr>
          <w:ilvl w:val="0"/>
          <w:numId w:val="2"/>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Erogare liquidità extra</w:t>
      </w:r>
      <w:r w:rsidDel="00000000" w:rsidR="00000000" w:rsidRPr="00000000">
        <w:rPr>
          <w:rFonts w:ascii="Roboto" w:cs="Roboto" w:eastAsia="Roboto" w:hAnsi="Roboto"/>
          <w:sz w:val="24"/>
          <w:szCs w:val="24"/>
          <w:rtl w:val="0"/>
        </w:rPr>
        <w:t xml:space="preserve"> a te (la differenza).</w:t>
      </w:r>
    </w:p>
    <w:p w:rsidR="00000000" w:rsidDel="00000000" w:rsidP="00000000" w:rsidRDefault="00000000" w:rsidRPr="00000000" w14:paraId="0000022A">
      <w:pPr>
        <w:numPr>
          <w:ilvl w:val="0"/>
          <w:numId w:val="2"/>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Risultato:</w:t>
      </w:r>
      <w:r w:rsidDel="00000000" w:rsidR="00000000" w:rsidRPr="00000000">
        <w:rPr>
          <w:rFonts w:ascii="Roboto" w:cs="Roboto" w:eastAsia="Roboto" w:hAnsi="Roboto"/>
          <w:sz w:val="24"/>
          <w:szCs w:val="24"/>
          <w:rtl w:val="0"/>
        </w:rPr>
        <w:t xml:space="preserve"> Invece di 4 rate da 100€ (Totale 400€) con scadenze diverse, avrai </w:t>
      </w:r>
      <w:r w:rsidDel="00000000" w:rsidR="00000000" w:rsidRPr="00000000">
        <w:rPr>
          <w:rFonts w:ascii="Roboto" w:cs="Roboto" w:eastAsia="Roboto" w:hAnsi="Roboto"/>
          <w:b w:val="1"/>
          <w:bCs w:val="1"/>
          <w:sz w:val="24"/>
          <w:szCs w:val="24"/>
          <w:rtl w:val="0"/>
        </w:rPr>
        <w:t xml:space="preserve">1 sola rata</w:t>
      </w:r>
      <w:r w:rsidDel="00000000" w:rsidR="00000000" w:rsidRPr="00000000">
        <w:rPr>
          <w:rFonts w:ascii="Roboto" w:cs="Roboto" w:eastAsia="Roboto" w:hAnsi="Roboto"/>
          <w:sz w:val="24"/>
          <w:szCs w:val="24"/>
          <w:rtl w:val="0"/>
        </w:rPr>
        <w:t xml:space="preserve"> da 250€ trattenuta in busta paga.</w:t>
      </w:r>
    </w:p>
    <w:p w:rsidR="00000000" w:rsidDel="00000000" w:rsidP="00000000" w:rsidRDefault="00000000" w:rsidRPr="00000000" w14:paraId="0000022B">
      <w:pPr>
        <w:spacing w:after="240" w:befor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H2: I vantaggi psicologici ed economici</w:t>
      </w:r>
    </w:p>
    <w:p w:rsidR="00000000" w:rsidDel="00000000" w:rsidP="00000000" w:rsidRDefault="00000000" w:rsidRPr="00000000" w14:paraId="0000022C">
      <w:pPr>
        <w:numPr>
          <w:ilvl w:val="0"/>
          <w:numId w:val="6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Stop ai ritardi:</w:t>
      </w:r>
      <w:r w:rsidDel="00000000" w:rsidR="00000000" w:rsidRPr="00000000">
        <w:rPr>
          <w:rFonts w:ascii="Roboto" w:cs="Roboto" w:eastAsia="Roboto" w:hAnsi="Roboto"/>
          <w:sz w:val="24"/>
          <w:szCs w:val="24"/>
          <w:rtl w:val="0"/>
        </w:rPr>
        <w:t xml:space="preserve"> Essendo trattenuta alla fonte, non rischierai mai più di dimenticare un bollettino e finire segnalato in CRIF.</w:t>
      </w:r>
    </w:p>
    <w:p w:rsidR="00000000" w:rsidDel="00000000" w:rsidP="00000000" w:rsidRDefault="00000000" w:rsidRPr="00000000" w14:paraId="0000022D">
      <w:pPr>
        <w:numPr>
          <w:ilvl w:val="0"/>
          <w:numId w:val="65"/>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Tasso più basso:</w:t>
      </w:r>
      <w:r w:rsidDel="00000000" w:rsidR="00000000" w:rsidRPr="00000000">
        <w:rPr>
          <w:rFonts w:ascii="Roboto" w:cs="Roboto" w:eastAsia="Roboto" w:hAnsi="Roboto"/>
          <w:sz w:val="24"/>
          <w:szCs w:val="24"/>
          <w:rtl w:val="0"/>
        </w:rPr>
        <w:t xml:space="preserve"> Spesso i "piccoli prestiti" o le carte revolving hanno tassi (TAEG) altissimi (oltre il 12-14%). La Cessione del Quinto ha tassi mediamente molto più bassi. Consolidando, risparmi sugli interessi.</w:t>
      </w:r>
    </w:p>
    <w:p w:rsidR="00000000" w:rsidDel="00000000" w:rsidP="00000000" w:rsidRDefault="00000000" w:rsidRPr="00000000" w14:paraId="0000022E">
      <w:pPr>
        <w:numPr>
          <w:ilvl w:val="0"/>
          <w:numId w:val="6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[CTA Button]: </w:t>
      </w:r>
      <w:r w:rsidDel="00000000" w:rsidR="00000000" w:rsidRPr="00000000">
        <w:rPr>
          <w:rFonts w:ascii="Roboto" w:cs="Roboto" w:eastAsia="Roboto" w:hAnsi="Roboto"/>
          <w:b w:val="1"/>
          <w:bCs w:val="1"/>
          <w:sz w:val="24"/>
          <w:szCs w:val="24"/>
          <w:rtl w:val="0"/>
        </w:rPr>
        <w:t xml:space="preserve">RICHIEDI ANALISI CONSOLIDAMENTO</w:t>
      </w:r>
    </w:p>
    <w:p w:rsidR="00000000" w:rsidDel="00000000" w:rsidP="00000000" w:rsidRDefault="00000000" w:rsidRPr="00000000" w14:paraId="0000022F">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0">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1">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32">
      <w:pPr>
        <w:pStyle w:val="Heading3"/>
        <w:keepNext w:val="0"/>
        <w:keepLines w:val="0"/>
        <w:spacing w:before="280" w:lineRule="auto"/>
        <w:rPr>
          <w:rFonts w:ascii="Roboto" w:cs="Roboto" w:eastAsia="Roboto" w:hAnsi="Roboto"/>
          <w:b w:val="1"/>
          <w:bCs w:val="1"/>
          <w:color w:val="000000"/>
          <w:sz w:val="26"/>
          <w:szCs w:val="26"/>
        </w:rPr>
      </w:pPr>
      <w:bookmarkStart w:colFirst="0" w:colLast="0" w:name="_fnnfz6eeer4e" w:id="90"/>
      <w:bookmarkEnd w:id="90"/>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rPr>
          <w:rFonts w:ascii="Roboto" w:cs="Roboto" w:eastAsia="Roboto" w:hAnsi="Roboto"/>
          <w:i w:val="1"/>
          <w:iCs w:val="1"/>
          <w:sz w:val="24"/>
          <w:szCs w:val="24"/>
        </w:rPr>
      </w:pPr>
      <w:bookmarkStart w:colFirst="0" w:colLast="0" w:name="_8jsc31xs5bi9" w:id="91"/>
      <w:bookmarkEnd w:id="91"/>
      <w:r w:rsidDel="00000000" w:rsidR="00000000" w:rsidRPr="00000000">
        <w:rPr>
          <w:rFonts w:ascii="Roboto" w:cs="Roboto" w:eastAsia="Roboto" w:hAnsi="Roboto"/>
          <w:b w:val="1"/>
          <w:bCs w:val="1"/>
          <w:color w:val="000000"/>
          <w:sz w:val="26"/>
          <w:szCs w:val="26"/>
          <w:rtl w:val="0"/>
        </w:rPr>
        <w:t xml:space="preserve">PAGINA 18: PRESTITI CON SEGNALAZIONE CRIF </w:t>
      </w:r>
      <w:r w:rsidDel="00000000" w:rsidR="00000000" w:rsidRPr="00000000">
        <w:rPr>
          <w:rtl w:val="0"/>
        </w:rPr>
      </w:r>
    </w:p>
    <w:p w:rsidR="00000000" w:rsidDel="00000000" w:rsidP="00000000" w:rsidRDefault="00000000" w:rsidRPr="00000000" w14:paraId="00000234">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kqmf19krs4p1" w:id="92"/>
      <w:bookmarkEnd w:id="92"/>
      <w:r w:rsidDel="00000000" w:rsidR="00000000" w:rsidRPr="00000000">
        <w:rPr>
          <w:rFonts w:ascii="Roboto" w:cs="Roboto" w:eastAsia="Roboto" w:hAnsi="Roboto"/>
          <w:b w:val="1"/>
          <w:bCs w:val="1"/>
          <w:color w:val="000000"/>
          <w:sz w:val="22"/>
          <w:szCs w:val="22"/>
          <w:rtl w:val="0"/>
        </w:rPr>
        <w:t xml:space="preserve">1. Meta Data</w:t>
      </w:r>
    </w:p>
    <w:p w:rsidR="00000000" w:rsidDel="00000000" w:rsidP="00000000" w:rsidRDefault="00000000" w:rsidRPr="00000000" w14:paraId="00000235">
      <w:pPr>
        <w:numPr>
          <w:ilvl w:val="0"/>
          <w:numId w:val="3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rtl w:val="0"/>
        </w:rPr>
        <w:t xml:space="preserve">Meta Title:</w:t>
      </w:r>
      <w:r w:rsidDel="00000000" w:rsidR="00000000" w:rsidRPr="00000000">
        <w:rPr>
          <w:rFonts w:ascii="Roboto" w:cs="Roboto" w:eastAsia="Roboto" w:hAnsi="Roboto"/>
          <w:sz w:val="24"/>
          <w:szCs w:val="24"/>
          <w:rtl w:val="0"/>
        </w:rPr>
        <w:t xml:space="preserve"> Prestiti per Segnalati CRIF e Cattivi Pagatori | Biofinance</w:t>
      </w:r>
    </w:p>
    <w:p w:rsidR="00000000" w:rsidDel="00000000" w:rsidP="00000000" w:rsidRDefault="00000000" w:rsidRPr="00000000" w14:paraId="00000236">
      <w:pPr>
        <w:numPr>
          <w:ilvl w:val="0"/>
          <w:numId w:val="3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Meta Description:</w:t>
      </w:r>
      <w:r w:rsidDel="00000000" w:rsidR="00000000" w:rsidRPr="00000000">
        <w:rPr>
          <w:rFonts w:ascii="Roboto" w:cs="Roboto" w:eastAsia="Roboto" w:hAnsi="Roboto"/>
          <w:sz w:val="24"/>
          <w:szCs w:val="24"/>
          <w:rtl w:val="0"/>
        </w:rPr>
        <w:t xml:space="preserve"> Sei segnalato in CRIF o protestato? La Cessione del Quinto è il tuo diritto. Ottieni credito senza garanti. Valutiamo anche pignoramenti in corso.</w:t>
      </w:r>
    </w:p>
    <w:p w:rsidR="00000000" w:rsidDel="00000000" w:rsidP="00000000" w:rsidRDefault="00000000" w:rsidRPr="00000000" w14:paraId="00000237">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v49sj29k2ada" w:id="93"/>
      <w:bookmarkEnd w:id="93"/>
      <w:r w:rsidDel="00000000" w:rsidR="00000000" w:rsidRPr="00000000">
        <w:rPr>
          <w:rFonts w:ascii="Roboto" w:cs="Roboto" w:eastAsia="Roboto" w:hAnsi="Roboto"/>
          <w:b w:val="1"/>
          <w:bCs w:val="1"/>
          <w:color w:val="000000"/>
          <w:sz w:val="22"/>
          <w:szCs w:val="22"/>
          <w:rtl w:val="0"/>
        </w:rPr>
        <w:t xml:space="preserve">2. Struttura dei Contenuti</w:t>
      </w:r>
    </w:p>
    <w:p w:rsidR="00000000" w:rsidDel="00000000" w:rsidP="00000000" w:rsidRDefault="00000000" w:rsidRPr="00000000" w14:paraId="00000238">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H1: Segnalato in CRIF? Per noi non sei un "Cattivo Pagatore".</w:t>
      </w:r>
    </w:p>
    <w:p w:rsidR="00000000" w:rsidDel="00000000" w:rsidP="00000000" w:rsidRDefault="00000000" w:rsidRPr="00000000" w14:paraId="0000023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Nella vita può capitare di saltare una rata o avere un disguido finanziario. Per le banche tradizionali diventi "invisibile" o "non bancabile". Per </w:t>
      </w:r>
      <w:r w:rsidDel="00000000" w:rsidR="00000000" w:rsidRPr="00000000">
        <w:rPr>
          <w:rFonts w:ascii="Roboto" w:cs="Roboto" w:eastAsia="Roboto" w:hAnsi="Roboto"/>
          <w:b w:val="1"/>
          <w:bCs w:val="1"/>
          <w:sz w:val="24"/>
          <w:szCs w:val="24"/>
          <w:rtl w:val="0"/>
        </w:rPr>
        <w:t xml:space="preserve">Biofinance</w:t>
      </w:r>
      <w:r w:rsidDel="00000000" w:rsidR="00000000" w:rsidRPr="00000000">
        <w:rPr>
          <w:rFonts w:ascii="Roboto" w:cs="Roboto" w:eastAsia="Roboto" w:hAnsi="Roboto"/>
          <w:sz w:val="24"/>
          <w:szCs w:val="24"/>
          <w:rtl w:val="0"/>
        </w:rPr>
        <w:t xml:space="preserve">, sei un lavoratore o un pensionato con dei diritti. La Cessione del Quinto è </w:t>
      </w:r>
      <w:r w:rsidDel="00000000" w:rsidR="00000000" w:rsidRPr="00000000">
        <w:rPr>
          <w:rFonts w:ascii="Roboto" w:cs="Roboto" w:eastAsia="Roboto" w:hAnsi="Roboto"/>
          <w:b w:val="1"/>
          <w:bCs w:val="1"/>
          <w:sz w:val="24"/>
          <w:szCs w:val="24"/>
          <w:rtl w:val="0"/>
        </w:rPr>
        <w:t xml:space="preserve">l'unica forma di prestito garantita per legge</w:t>
      </w:r>
      <w:r w:rsidDel="00000000" w:rsidR="00000000" w:rsidRPr="00000000">
        <w:rPr>
          <w:rFonts w:ascii="Roboto" w:cs="Roboto" w:eastAsia="Roboto" w:hAnsi="Roboto"/>
          <w:sz w:val="24"/>
          <w:szCs w:val="24"/>
          <w:rtl w:val="0"/>
        </w:rPr>
        <w:t xml:space="preserve"> accessibile anche a chi ha segnalazioni negative in banche dati (CRIF, CTC, Experian) o protesti.</w:t>
      </w:r>
    </w:p>
    <w:p w:rsidR="00000000" w:rsidDel="00000000" w:rsidP="00000000" w:rsidRDefault="00000000" w:rsidRPr="00000000" w14:paraId="0000023A">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Perché possiamo finanziarti?</w:t>
      </w:r>
      <w:r w:rsidDel="00000000" w:rsidR="00000000" w:rsidRPr="00000000">
        <w:rPr>
          <w:rFonts w:ascii="Roboto" w:cs="Roboto" w:eastAsia="Roboto" w:hAnsi="Roboto"/>
          <w:sz w:val="24"/>
          <w:szCs w:val="24"/>
          <w:rtl w:val="0"/>
        </w:rPr>
        <w:t xml:space="preserve"> Il motivo è tecnico: la garanzia del prestito non è la tua affidabilità passata, ma la tua </w:t>
      </w:r>
      <w:r w:rsidDel="00000000" w:rsidR="00000000" w:rsidRPr="00000000">
        <w:rPr>
          <w:rFonts w:ascii="Roboto" w:cs="Roboto" w:eastAsia="Roboto" w:hAnsi="Roboto"/>
          <w:b w:val="1"/>
          <w:bCs w:val="1"/>
          <w:sz w:val="24"/>
          <w:szCs w:val="24"/>
          <w:rtl w:val="0"/>
        </w:rPr>
        <w:t xml:space="preserve">busta paga presente</w:t>
      </w:r>
      <w:r w:rsidDel="00000000" w:rsidR="00000000" w:rsidRPr="00000000">
        <w:rPr>
          <w:rFonts w:ascii="Roboto" w:cs="Roboto" w:eastAsia="Roboto" w:hAnsi="Roboto"/>
          <w:sz w:val="24"/>
          <w:szCs w:val="24"/>
          <w:rtl w:val="0"/>
        </w:rPr>
        <w:t xml:space="preserve">. L'assicurazione copre il rischio di perdita del lavoro o premorienza, non il rischio che tu non paghi le rate (perché le paga il tuo datore di lavoro!). Quindi, anche se hai avuto problemi con un mutuo o un prestito precedente, la tua richiesta viene valutata positivamente.</w:t>
      </w:r>
    </w:p>
    <w:p w:rsidR="00000000" w:rsidDel="00000000" w:rsidP="00000000" w:rsidRDefault="00000000" w:rsidRPr="00000000" w14:paraId="0000023B">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Gestione Pignoramenti</w:t>
      </w:r>
      <w:r w:rsidDel="00000000" w:rsidR="00000000" w:rsidRPr="00000000">
        <w:rPr>
          <w:rFonts w:ascii="Roboto" w:cs="Roboto" w:eastAsia="Roboto" w:hAnsi="Roboto"/>
          <w:sz w:val="24"/>
          <w:szCs w:val="24"/>
          <w:rtl w:val="0"/>
        </w:rPr>
        <w:t xml:space="preserve"> Hai già un pignoramento sullo stipendio? Non è un problema bloccante. Possiamo intervenire in due modi:</w:t>
      </w:r>
    </w:p>
    <w:p w:rsidR="00000000" w:rsidDel="00000000" w:rsidP="00000000" w:rsidRDefault="00000000" w:rsidRPr="00000000" w14:paraId="0000023C">
      <w:pPr>
        <w:numPr>
          <w:ilvl w:val="0"/>
          <w:numId w:val="68"/>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Coesistenza:</w:t>
      </w:r>
      <w:r w:rsidDel="00000000" w:rsidR="00000000" w:rsidRPr="00000000">
        <w:rPr>
          <w:rFonts w:ascii="Roboto" w:cs="Roboto" w:eastAsia="Roboto" w:hAnsi="Roboto"/>
          <w:sz w:val="24"/>
          <w:szCs w:val="24"/>
          <w:rtl w:val="0"/>
        </w:rPr>
        <w:t xml:space="preserve"> Se il pignoramento è piccolo, la Cessione del Quinto può affiancarsi (rispettando il limite del 50% dello stipendio impegnato).</w:t>
      </w:r>
    </w:p>
    <w:p w:rsidR="00000000" w:rsidDel="00000000" w:rsidP="00000000" w:rsidRDefault="00000000" w:rsidRPr="00000000" w14:paraId="0000023D">
      <w:pPr>
        <w:numPr>
          <w:ilvl w:val="0"/>
          <w:numId w:val="68"/>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Estinzione (Saldo e Stralcio):</w:t>
      </w:r>
      <w:r w:rsidDel="00000000" w:rsidR="00000000" w:rsidRPr="00000000">
        <w:rPr>
          <w:rFonts w:ascii="Roboto" w:cs="Roboto" w:eastAsia="Roboto" w:hAnsi="Roboto"/>
          <w:sz w:val="24"/>
          <w:szCs w:val="24"/>
          <w:rtl w:val="0"/>
        </w:rPr>
        <w:t xml:space="preserve"> Usiamo la Cessione del Quinto per saldare il debito che ha causato il pignoramento, cancellando la trattenuta giudiziaria e sostituendola con la rata volontaria (spesso più bassa).</w:t>
      </w:r>
    </w:p>
    <w:p w:rsidR="00000000" w:rsidDel="00000000" w:rsidP="00000000" w:rsidRDefault="00000000" w:rsidRPr="00000000" w14:paraId="0000023E">
      <w:pPr>
        <w:numPr>
          <w:ilvl w:val="0"/>
          <w:numId w:val="4"/>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[CTA Button]: </w:t>
      </w:r>
      <w:r w:rsidDel="00000000" w:rsidR="00000000" w:rsidRPr="00000000">
        <w:rPr>
          <w:rFonts w:ascii="Roboto" w:cs="Roboto" w:eastAsia="Roboto" w:hAnsi="Roboto"/>
          <w:b w:val="1"/>
          <w:bCs w:val="1"/>
          <w:sz w:val="24"/>
          <w:szCs w:val="24"/>
          <w:rtl w:val="0"/>
        </w:rPr>
        <w:t xml:space="preserve">RIPARTI CON BIOFINANCE (Preventivo Anonimo)</w:t>
      </w:r>
    </w:p>
    <w:p w:rsidR="00000000" w:rsidDel="00000000" w:rsidP="00000000" w:rsidRDefault="00000000" w:rsidRPr="00000000" w14:paraId="0000023F">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0">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1">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42">
      <w:pPr>
        <w:pStyle w:val="Heading3"/>
        <w:keepNext w:val="0"/>
        <w:keepLines w:val="0"/>
        <w:spacing w:before="280" w:lineRule="auto"/>
        <w:rPr>
          <w:rFonts w:ascii="Roboto" w:cs="Roboto" w:eastAsia="Roboto" w:hAnsi="Roboto"/>
          <w:b w:val="1"/>
          <w:bCs w:val="1"/>
          <w:color w:val="000000"/>
          <w:sz w:val="26"/>
          <w:szCs w:val="26"/>
        </w:rPr>
      </w:pPr>
      <w:bookmarkStart w:colFirst="0" w:colLast="0" w:name="_j5x0kqsn45ui" w:id="94"/>
      <w:bookmarkEnd w:id="94"/>
      <w:r w:rsidDel="00000000" w:rsidR="00000000" w:rsidRPr="00000000">
        <w:rPr>
          <w:rFonts w:ascii="Roboto" w:cs="Roboto" w:eastAsia="Roboto" w:hAnsi="Roboto"/>
          <w:b w:val="1"/>
          <w:bCs w:val="1"/>
          <w:color w:val="000000"/>
          <w:sz w:val="26"/>
          <w:szCs w:val="26"/>
          <w:rtl w:val="0"/>
        </w:rPr>
        <w:t xml:space="preserve">PAGINA 19: CHI SIAMO &amp; CONSULENTI</w:t>
      </w:r>
    </w:p>
    <w:p w:rsidR="00000000" w:rsidDel="00000000" w:rsidP="00000000" w:rsidRDefault="00000000" w:rsidRPr="00000000" w14:paraId="00000243">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6zmphs3wzrgw" w:id="95"/>
      <w:bookmarkEnd w:id="95"/>
      <w:r w:rsidDel="00000000" w:rsidR="00000000" w:rsidRPr="00000000">
        <w:rPr>
          <w:rFonts w:ascii="Roboto" w:cs="Roboto" w:eastAsia="Roboto" w:hAnsi="Roboto"/>
          <w:b w:val="1"/>
          <w:bCs w:val="1"/>
          <w:color w:val="000000"/>
          <w:sz w:val="22"/>
          <w:szCs w:val="22"/>
          <w:rtl w:val="0"/>
        </w:rPr>
        <w:t xml:space="preserve">1. Meta Data</w:t>
      </w:r>
    </w:p>
    <w:p w:rsidR="00000000" w:rsidDel="00000000" w:rsidP="00000000" w:rsidRDefault="00000000" w:rsidRPr="00000000" w14:paraId="00000244">
      <w:pPr>
        <w:numPr>
          <w:ilvl w:val="0"/>
          <w:numId w:val="26"/>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rtl w:val="0"/>
        </w:rPr>
        <w:t xml:space="preserve">Meta Title:</w:t>
      </w:r>
      <w:r w:rsidDel="00000000" w:rsidR="00000000" w:rsidRPr="00000000">
        <w:rPr>
          <w:rFonts w:ascii="Roboto" w:cs="Roboto" w:eastAsia="Roboto" w:hAnsi="Roboto"/>
          <w:sz w:val="24"/>
          <w:szCs w:val="24"/>
          <w:rtl w:val="0"/>
        </w:rPr>
        <w:t xml:space="preserve"> Chi Siamo: Biofinance Agenzia OAM | I Nostri Consulenti</w:t>
      </w:r>
    </w:p>
    <w:p w:rsidR="00000000" w:rsidDel="00000000" w:rsidP="00000000" w:rsidRDefault="00000000" w:rsidRPr="00000000" w14:paraId="00000245">
      <w:pPr>
        <w:numPr>
          <w:ilvl w:val="0"/>
          <w:numId w:val="26"/>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Meta Description:</w:t>
      </w:r>
      <w:r w:rsidDel="00000000" w:rsidR="00000000" w:rsidRPr="00000000">
        <w:rPr>
          <w:rFonts w:ascii="Roboto" w:cs="Roboto" w:eastAsia="Roboto" w:hAnsi="Roboto"/>
          <w:sz w:val="24"/>
          <w:szCs w:val="24"/>
          <w:rtl w:val="0"/>
        </w:rPr>
        <w:t xml:space="preserve"> Conosci il team Biofinance. Iscrizione OAM n. [XXXX]. Oltre 20 anni di esperienza nella Cessione del Quinto. Trasparenza, etica e volti reali al tuo servizio.</w:t>
      </w:r>
    </w:p>
    <w:p w:rsidR="00000000" w:rsidDel="00000000" w:rsidP="00000000" w:rsidRDefault="00000000" w:rsidRPr="00000000" w14:paraId="00000246">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oliyd7wadvec" w:id="96"/>
      <w:bookmarkEnd w:id="96"/>
      <w:r w:rsidDel="00000000" w:rsidR="00000000" w:rsidRPr="00000000">
        <w:rPr>
          <w:rFonts w:ascii="Roboto" w:cs="Roboto" w:eastAsia="Roboto" w:hAnsi="Roboto"/>
          <w:b w:val="1"/>
          <w:bCs w:val="1"/>
          <w:color w:val="000000"/>
          <w:sz w:val="22"/>
          <w:szCs w:val="22"/>
          <w:rtl w:val="0"/>
        </w:rPr>
        <w:t xml:space="preserve">2. Struttura dei Contenuti</w:t>
      </w:r>
    </w:p>
    <w:p w:rsidR="00000000" w:rsidDel="00000000" w:rsidP="00000000" w:rsidRDefault="00000000" w:rsidRPr="00000000" w14:paraId="00000247">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H1: Biofinance: Persone, prima che Numeri.</w:t>
      </w:r>
    </w:p>
    <w:p w:rsidR="00000000" w:rsidDel="00000000" w:rsidP="00000000" w:rsidRDefault="00000000" w:rsidRPr="00000000" w14:paraId="0000024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 un mondo di algoritmi e call center anonimi, Biofinance ci mette la faccia. Siamo un'Agenzia in Attività Finanziaria regolarmente iscritta all'</w:t>
      </w:r>
      <w:r w:rsidDel="00000000" w:rsidR="00000000" w:rsidRPr="00000000">
        <w:rPr>
          <w:rFonts w:ascii="Roboto" w:cs="Roboto" w:eastAsia="Roboto" w:hAnsi="Roboto"/>
          <w:b w:val="1"/>
          <w:bCs w:val="1"/>
          <w:sz w:val="24"/>
          <w:szCs w:val="24"/>
          <w:rtl w:val="0"/>
        </w:rPr>
        <w:t xml:space="preserve">OAM (Organismo Agenti e Mediatori) al n. XXXXX</w:t>
      </w:r>
      <w:r w:rsidDel="00000000" w:rsidR="00000000" w:rsidRPr="00000000">
        <w:rPr>
          <w:rFonts w:ascii="Roboto" w:cs="Roboto" w:eastAsia="Roboto" w:hAnsi="Roboto"/>
          <w:sz w:val="24"/>
          <w:szCs w:val="24"/>
          <w:rtl w:val="0"/>
        </w:rPr>
        <w:t xml:space="preserve"> Operiamo nel rispetto rigoroso delle normative Banca d'Italia e IVASS, con un approccio etico al credito.</w:t>
      </w:r>
    </w:p>
    <w:p w:rsidR="00000000" w:rsidDel="00000000" w:rsidP="00000000" w:rsidRDefault="00000000" w:rsidRPr="00000000" w14:paraId="00000249">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La Nostra Missione</w:t>
      </w:r>
      <w:r w:rsidDel="00000000" w:rsidR="00000000" w:rsidRPr="00000000">
        <w:rPr>
          <w:rFonts w:ascii="Roboto" w:cs="Roboto" w:eastAsia="Roboto" w:hAnsi="Roboto"/>
          <w:sz w:val="24"/>
          <w:szCs w:val="24"/>
          <w:rtl w:val="0"/>
        </w:rPr>
        <w:t xml:space="preserve"> Non vendiamo "prodotti", offriamo </w:t>
      </w:r>
      <w:r w:rsidDel="00000000" w:rsidR="00000000" w:rsidRPr="00000000">
        <w:rPr>
          <w:rFonts w:ascii="Roboto" w:cs="Roboto" w:eastAsia="Roboto" w:hAnsi="Roboto"/>
          <w:b w:val="1"/>
          <w:bCs w:val="1"/>
          <w:sz w:val="24"/>
          <w:szCs w:val="24"/>
          <w:rtl w:val="0"/>
        </w:rPr>
        <w:t xml:space="preserve">sostenibilità</w:t>
      </w:r>
      <w:r w:rsidDel="00000000" w:rsidR="00000000" w:rsidRPr="00000000">
        <w:rPr>
          <w:rFonts w:ascii="Roboto" w:cs="Roboto" w:eastAsia="Roboto" w:hAnsi="Roboto"/>
          <w:sz w:val="24"/>
          <w:szCs w:val="24"/>
          <w:rtl w:val="0"/>
        </w:rPr>
        <w:t xml:space="preserve">. Un prestito è utile solo se migliora la vita di chi lo richiede, non se la complica. Per questo, i nostri consulenti sono formati per dirti anche "No" se un'operazione rischia di sovraindebitarti.</w:t>
      </w:r>
    </w:p>
    <w:p w:rsidR="00000000" w:rsidDel="00000000" w:rsidP="00000000" w:rsidRDefault="00000000" w:rsidRPr="00000000" w14:paraId="0000024A">
      <w:pP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b w:val="1"/>
          <w:bCs w:val="1"/>
          <w:sz w:val="24"/>
          <w:szCs w:val="24"/>
          <w:rtl w:val="0"/>
        </w:rPr>
        <w:t xml:space="preserve">H2: Il Team Consulenti</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(Qui potremmo pensare di inserire le foto reali)</w:t>
      </w:r>
    </w:p>
    <w:p w:rsidR="00000000" w:rsidDel="00000000" w:rsidP="00000000" w:rsidRDefault="00000000" w:rsidRPr="00000000" w14:paraId="0000024B">
      <w:pPr>
        <w:numPr>
          <w:ilvl w:val="0"/>
          <w:numId w:val="80"/>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Marco R.</w:t>
      </w:r>
      <w:r w:rsidDel="00000000" w:rsidR="00000000" w:rsidRPr="00000000">
        <w:rPr>
          <w:rFonts w:ascii="Roboto" w:cs="Roboto" w:eastAsia="Roboto" w:hAnsi="Roboto"/>
          <w:sz w:val="24"/>
          <w:szCs w:val="24"/>
          <w:rtl w:val="0"/>
        </w:rPr>
        <w:t xml:space="preserve"> - Specialist Pensionati (15 anni di esperienza)</w:t>
      </w:r>
    </w:p>
    <w:p w:rsidR="00000000" w:rsidDel="00000000" w:rsidP="00000000" w:rsidRDefault="00000000" w:rsidRPr="00000000" w14:paraId="0000024C">
      <w:pPr>
        <w:numPr>
          <w:ilvl w:val="0"/>
          <w:numId w:val="80"/>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Laura B.</w:t>
      </w:r>
      <w:r w:rsidDel="00000000" w:rsidR="00000000" w:rsidRPr="00000000">
        <w:rPr>
          <w:rFonts w:ascii="Roboto" w:cs="Roboto" w:eastAsia="Roboto" w:hAnsi="Roboto"/>
          <w:sz w:val="24"/>
          <w:szCs w:val="24"/>
          <w:rtl w:val="0"/>
        </w:rPr>
        <w:t xml:space="preserve"> - Responsabile Convenzioni Statali</w:t>
      </w:r>
    </w:p>
    <w:p w:rsidR="00000000" w:rsidDel="00000000" w:rsidP="00000000" w:rsidRDefault="00000000" w:rsidRPr="00000000" w14:paraId="0000024D">
      <w:pPr>
        <w:numPr>
          <w:ilvl w:val="0"/>
          <w:numId w:val="80"/>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Giovanni L.</w:t>
      </w:r>
      <w:r w:rsidDel="00000000" w:rsidR="00000000" w:rsidRPr="00000000">
        <w:rPr>
          <w:rFonts w:ascii="Roboto" w:cs="Roboto" w:eastAsia="Roboto" w:hAnsi="Roboto"/>
          <w:sz w:val="24"/>
          <w:szCs w:val="24"/>
          <w:rtl w:val="0"/>
        </w:rPr>
        <w:t xml:space="preserve"> - Esperto Contenziosi e Pignoramenti Ogni pratica ha un </w:t>
      </w:r>
      <w:r w:rsidDel="00000000" w:rsidR="00000000" w:rsidRPr="00000000">
        <w:rPr>
          <w:rFonts w:ascii="Roboto" w:cs="Roboto" w:eastAsia="Roboto" w:hAnsi="Roboto"/>
          <w:b w:val="1"/>
          <w:bCs w:val="1"/>
          <w:sz w:val="24"/>
          <w:szCs w:val="24"/>
          <w:rtl w:val="0"/>
        </w:rPr>
        <w:t xml:space="preserve">Consulente Dedicato</w:t>
      </w:r>
      <w:r w:rsidDel="00000000" w:rsidR="00000000" w:rsidRPr="00000000">
        <w:rPr>
          <w:rFonts w:ascii="Roboto" w:cs="Roboto" w:eastAsia="Roboto" w:hAnsi="Roboto"/>
          <w:sz w:val="24"/>
          <w:szCs w:val="24"/>
          <w:rtl w:val="0"/>
        </w:rPr>
        <w:t xml:space="preserve"> dall'inizio alla fine. Avrai il suo numero diretto e WhatsApp. Niente attese ai centralini.</w:t>
      </w:r>
    </w:p>
    <w:p w:rsidR="00000000" w:rsidDel="00000000" w:rsidP="00000000" w:rsidRDefault="00000000" w:rsidRPr="00000000" w14:paraId="0000024E">
      <w:pPr>
        <w:spacing w:after="240" w:before="240" w:lineRule="auto"/>
        <w:rPr>
          <w:rFonts w:ascii="Roboto" w:cs="Roboto" w:eastAsia="Roboto" w:hAnsi="Roboto"/>
          <w:sz w:val="24"/>
          <w:szCs w:val="24"/>
        </w:rPr>
      </w:pPr>
      <w:commentRangeStart w:id="4"/>
      <w:r w:rsidDel="00000000" w:rsidR="00000000" w:rsidRPr="00000000">
        <w:rPr>
          <w:rFonts w:ascii="Roboto" w:cs="Roboto" w:eastAsia="Roboto" w:hAnsi="Roboto"/>
          <w:b w:val="1"/>
          <w:bCs w:val="1"/>
          <w:sz w:val="24"/>
          <w:szCs w:val="24"/>
          <w:rtl w:val="0"/>
        </w:rPr>
        <w:t xml:space="preserve">H2: I Nostri Partner</w:t>
      </w:r>
      <w:r w:rsidDel="00000000" w:rsidR="00000000" w:rsidRPr="00000000">
        <w:rPr>
          <w:rFonts w:ascii="Roboto" w:cs="Roboto" w:eastAsia="Roboto" w:hAnsi="Roboto"/>
          <w:sz w:val="24"/>
          <w:szCs w:val="24"/>
          <w:rtl w:val="0"/>
        </w:rPr>
        <w:t xml:space="preserve"> Lavoriamo con i primari istituti bancari italiani specializzati nella Cessione del Quinto. Questo ci permette di comparare diverse offerte e proporti sempre quella con il TAEG più basso per il tuo profilo specifico (Brokerage model).</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24F">
      <w:pPr>
        <w:pStyle w:val="Heading3"/>
        <w:keepNext w:val="0"/>
        <w:keepLines w:val="0"/>
        <w:spacing w:before="280" w:lineRule="auto"/>
        <w:rPr>
          <w:rFonts w:ascii="Roboto" w:cs="Roboto" w:eastAsia="Roboto" w:hAnsi="Roboto"/>
          <w:b w:val="1"/>
          <w:bCs w:val="1"/>
          <w:color w:val="000000"/>
          <w:sz w:val="26"/>
          <w:szCs w:val="26"/>
        </w:rPr>
      </w:pPr>
      <w:bookmarkStart w:colFirst="0" w:colLast="0" w:name="_an8o7fsff4ix" w:id="97"/>
      <w:bookmarkEnd w:id="97"/>
      <w:r w:rsidDel="00000000" w:rsidR="00000000" w:rsidRPr="00000000">
        <w:rPr>
          <w:rtl w:val="0"/>
        </w:rPr>
      </w:r>
    </w:p>
    <w:p w:rsidR="00000000" w:rsidDel="00000000" w:rsidP="00000000" w:rsidRDefault="00000000" w:rsidRPr="00000000" w14:paraId="00000250">
      <w:pPr>
        <w:pStyle w:val="Heading3"/>
        <w:keepNext w:val="0"/>
        <w:keepLines w:val="0"/>
        <w:spacing w:before="280" w:lineRule="auto"/>
        <w:rPr>
          <w:rFonts w:ascii="Roboto" w:cs="Roboto" w:eastAsia="Roboto" w:hAnsi="Roboto"/>
          <w:b w:val="1"/>
          <w:bCs w:val="1"/>
          <w:color w:val="000000"/>
          <w:sz w:val="26"/>
          <w:szCs w:val="26"/>
        </w:rPr>
      </w:pPr>
      <w:bookmarkStart w:colFirst="0" w:colLast="0" w:name="_zfppffiy03na" w:id="98"/>
      <w:bookmarkEnd w:id="98"/>
      <w:r w:rsidDel="00000000" w:rsidR="00000000" w:rsidRPr="00000000">
        <w:rPr>
          <w:rtl w:val="0"/>
        </w:rPr>
      </w:r>
    </w:p>
    <w:p w:rsidR="00000000" w:rsidDel="00000000" w:rsidP="00000000" w:rsidRDefault="00000000" w:rsidRPr="00000000" w14:paraId="00000251">
      <w:pPr>
        <w:pStyle w:val="Heading3"/>
        <w:keepNext w:val="0"/>
        <w:keepLines w:val="0"/>
        <w:spacing w:before="280" w:lineRule="auto"/>
        <w:rPr>
          <w:rFonts w:ascii="Roboto" w:cs="Roboto" w:eastAsia="Roboto" w:hAnsi="Roboto"/>
          <w:b w:val="1"/>
          <w:bCs w:val="1"/>
          <w:color w:val="000000"/>
          <w:sz w:val="26"/>
          <w:szCs w:val="26"/>
        </w:rPr>
      </w:pPr>
      <w:bookmarkStart w:colFirst="0" w:colLast="0" w:name="_4ml88bxwfd4t" w:id="99"/>
      <w:bookmarkEnd w:id="99"/>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rPr>
          <w:rFonts w:ascii="Roboto" w:cs="Roboto" w:eastAsia="Roboto" w:hAnsi="Roboto"/>
          <w:b w:val="1"/>
          <w:bCs w:val="1"/>
          <w:color w:val="000000"/>
          <w:sz w:val="26"/>
          <w:szCs w:val="26"/>
        </w:rPr>
      </w:pPr>
      <w:bookmarkStart w:colFirst="0" w:colLast="0" w:name="_5gwlcnukmqkn" w:id="100"/>
      <w:bookmarkEnd w:id="100"/>
      <w:r w:rsidDel="00000000" w:rsidR="00000000" w:rsidRPr="00000000">
        <w:rPr>
          <w:rtl w:val="0"/>
        </w:rPr>
      </w:r>
    </w:p>
    <w:p w:rsidR="00000000" w:rsidDel="00000000" w:rsidP="00000000" w:rsidRDefault="00000000" w:rsidRPr="00000000" w14:paraId="00000253">
      <w:pPr>
        <w:pStyle w:val="Heading3"/>
        <w:keepNext w:val="0"/>
        <w:keepLines w:val="0"/>
        <w:spacing w:before="280" w:lineRule="auto"/>
        <w:rPr>
          <w:rFonts w:ascii="Roboto" w:cs="Roboto" w:eastAsia="Roboto" w:hAnsi="Roboto"/>
          <w:b w:val="1"/>
          <w:bCs w:val="1"/>
          <w:color w:val="000000"/>
          <w:sz w:val="26"/>
          <w:szCs w:val="26"/>
        </w:rPr>
      </w:pPr>
      <w:bookmarkStart w:colFirst="0" w:colLast="0" w:name="_cp03j0vec19d" w:id="101"/>
      <w:bookmarkEnd w:id="101"/>
      <w:r w:rsidDel="00000000" w:rsidR="00000000" w:rsidRPr="00000000">
        <w:rPr>
          <w:rtl w:val="0"/>
        </w:rPr>
      </w:r>
    </w:p>
    <w:p w:rsidR="00000000" w:rsidDel="00000000" w:rsidP="00000000" w:rsidRDefault="00000000" w:rsidRPr="00000000" w14:paraId="00000254">
      <w:pPr>
        <w:pStyle w:val="Heading3"/>
        <w:keepNext w:val="0"/>
        <w:keepLines w:val="0"/>
        <w:spacing w:before="280" w:lineRule="auto"/>
        <w:rPr>
          <w:rFonts w:ascii="Roboto" w:cs="Roboto" w:eastAsia="Roboto" w:hAnsi="Roboto"/>
          <w:b w:val="1"/>
          <w:bCs w:val="1"/>
          <w:color w:val="000000"/>
          <w:sz w:val="26"/>
          <w:szCs w:val="26"/>
        </w:rPr>
      </w:pPr>
      <w:bookmarkStart w:colFirst="0" w:colLast="0" w:name="_bfp3bt9ru6c5" w:id="102"/>
      <w:bookmarkEnd w:id="102"/>
      <w:r w:rsidDel="00000000" w:rsidR="00000000" w:rsidRPr="00000000">
        <w:rPr>
          <w:rFonts w:ascii="Roboto" w:cs="Roboto" w:eastAsia="Roboto" w:hAnsi="Roboto"/>
          <w:b w:val="1"/>
          <w:bCs w:val="1"/>
          <w:color w:val="000000"/>
          <w:sz w:val="26"/>
          <w:szCs w:val="26"/>
          <w:rtl w:val="0"/>
        </w:rPr>
        <w:t xml:space="preserve">PAGINA 20: RECENSIONI E OPINIONI </w:t>
      </w:r>
    </w:p>
    <w:p w:rsidR="00000000" w:rsidDel="00000000" w:rsidP="00000000" w:rsidRDefault="00000000" w:rsidRPr="00000000" w14:paraId="00000255">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2pca5ojg61l0" w:id="103"/>
      <w:bookmarkEnd w:id="103"/>
      <w:r w:rsidDel="00000000" w:rsidR="00000000" w:rsidRPr="00000000">
        <w:rPr>
          <w:rFonts w:ascii="Roboto" w:cs="Roboto" w:eastAsia="Roboto" w:hAnsi="Roboto"/>
          <w:b w:val="1"/>
          <w:bCs w:val="1"/>
          <w:color w:val="000000"/>
          <w:sz w:val="22"/>
          <w:szCs w:val="22"/>
          <w:rtl w:val="0"/>
        </w:rPr>
        <w:t xml:space="preserve">1. Meta Data</w:t>
      </w:r>
    </w:p>
    <w:p w:rsidR="00000000" w:rsidDel="00000000" w:rsidP="00000000" w:rsidRDefault="00000000" w:rsidRPr="00000000" w14:paraId="00000256">
      <w:pPr>
        <w:numPr>
          <w:ilvl w:val="0"/>
          <w:numId w:val="45"/>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rtl w:val="0"/>
        </w:rPr>
        <w:t xml:space="preserve">Meta Title:</w:t>
      </w:r>
      <w:r w:rsidDel="00000000" w:rsidR="00000000" w:rsidRPr="00000000">
        <w:rPr>
          <w:rFonts w:ascii="Roboto" w:cs="Roboto" w:eastAsia="Roboto" w:hAnsi="Roboto"/>
          <w:sz w:val="24"/>
          <w:szCs w:val="24"/>
          <w:rtl w:val="0"/>
        </w:rPr>
        <w:t xml:space="preserve"> Biofinance Recensioni e Opinioni Clienti | Trustpilot 4.9/5</w:t>
      </w:r>
    </w:p>
    <w:p w:rsidR="00000000" w:rsidDel="00000000" w:rsidP="00000000" w:rsidRDefault="00000000" w:rsidRPr="00000000" w14:paraId="00000257">
      <w:pPr>
        <w:numPr>
          <w:ilvl w:val="0"/>
          <w:numId w:val="45"/>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Meta Description:</w:t>
      </w:r>
      <w:r w:rsidDel="00000000" w:rsidR="00000000" w:rsidRPr="00000000">
        <w:rPr>
          <w:rFonts w:ascii="Roboto" w:cs="Roboto" w:eastAsia="Roboto" w:hAnsi="Roboto"/>
          <w:sz w:val="24"/>
          <w:szCs w:val="24"/>
          <w:rtl w:val="0"/>
        </w:rPr>
        <w:t xml:space="preserve"> Leggi le storie vere di chi ha scelto Biofinance. Oltre 500 recensioni verificate su Cessione del Quinto e Prestiti Delega. La tua fiducia è il nostro orgoglio.</w:t>
      </w:r>
    </w:p>
    <w:p w:rsidR="00000000" w:rsidDel="00000000" w:rsidP="00000000" w:rsidRDefault="00000000" w:rsidRPr="00000000" w14:paraId="00000258">
      <w:pPr>
        <w:pStyle w:val="Heading4"/>
        <w:keepNext w:val="0"/>
        <w:keepLines w:val="0"/>
        <w:spacing w:after="40" w:before="240" w:lineRule="auto"/>
        <w:rPr>
          <w:rFonts w:ascii="Roboto" w:cs="Roboto" w:eastAsia="Roboto" w:hAnsi="Roboto"/>
          <w:b w:val="1"/>
          <w:bCs w:val="1"/>
          <w:color w:val="000000"/>
          <w:sz w:val="22"/>
          <w:szCs w:val="22"/>
        </w:rPr>
      </w:pPr>
      <w:bookmarkStart w:colFirst="0" w:colLast="0" w:name="_ieej0ydtvm2h" w:id="104"/>
      <w:bookmarkEnd w:id="104"/>
      <w:r w:rsidDel="00000000" w:rsidR="00000000" w:rsidRPr="00000000">
        <w:rPr>
          <w:rFonts w:ascii="Roboto" w:cs="Roboto" w:eastAsia="Roboto" w:hAnsi="Roboto"/>
          <w:b w:val="1"/>
          <w:bCs w:val="1"/>
          <w:color w:val="000000"/>
          <w:sz w:val="22"/>
          <w:szCs w:val="22"/>
          <w:rtl w:val="0"/>
        </w:rPr>
        <w:t xml:space="preserve">2. Struttura dei Contenuti</w:t>
      </w:r>
    </w:p>
    <w:p w:rsidR="00000000" w:rsidDel="00000000" w:rsidP="00000000" w:rsidRDefault="00000000" w:rsidRPr="00000000" w14:paraId="00000259">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H1: La parola ai nostri Clienti.</w:t>
      </w:r>
    </w:p>
    <w:p w:rsidR="00000000" w:rsidDel="00000000" w:rsidP="00000000" w:rsidRDefault="00000000" w:rsidRPr="00000000" w14:paraId="0000025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Possiamo dirti che siamo bravi, ma preferiamo che siano i nostri clienti a confermarlo. La trasparenza è totale: raccogliamo feedback certificati tramite piattaforme indipendenti come </w:t>
      </w:r>
      <w:r w:rsidDel="00000000" w:rsidR="00000000" w:rsidRPr="00000000">
        <w:rPr>
          <w:rFonts w:ascii="Roboto" w:cs="Roboto" w:eastAsia="Roboto" w:hAnsi="Roboto"/>
          <w:b w:val="1"/>
          <w:bCs w:val="1"/>
          <w:sz w:val="24"/>
          <w:szCs w:val="24"/>
          <w:rtl w:val="0"/>
        </w:rPr>
        <w:t xml:space="preserve">Trustindex</w:t>
      </w:r>
      <w:r w:rsidDel="00000000" w:rsidR="00000000" w:rsidRPr="00000000">
        <w:rPr>
          <w:rFonts w:ascii="Roboto" w:cs="Roboto" w:eastAsia="Roboto" w:hAnsi="Roboto"/>
          <w:sz w:val="24"/>
          <w:szCs w:val="24"/>
          <w:rtl w:val="0"/>
        </w:rPr>
        <w:t xml:space="preserve"> e </w:t>
      </w:r>
      <w:r w:rsidDel="00000000" w:rsidR="00000000" w:rsidRPr="00000000">
        <w:rPr>
          <w:rFonts w:ascii="Roboto" w:cs="Roboto" w:eastAsia="Roboto" w:hAnsi="Roboto"/>
          <w:b w:val="1"/>
          <w:bCs w:val="1"/>
          <w:sz w:val="24"/>
          <w:szCs w:val="24"/>
          <w:rtl w:val="0"/>
        </w:rPr>
        <w:t xml:space="preserve">Google Reviews</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25B">
      <w:pP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b w:val="1"/>
          <w:bCs w:val="1"/>
          <w:sz w:val="24"/>
          <w:szCs w:val="24"/>
          <w:rtl w:val="0"/>
        </w:rPr>
        <w:t xml:space="preserve">H2: Storie di Successo (Casi Studio)</w:t>
      </w:r>
      <w:r w:rsidDel="00000000" w:rsidR="00000000" w:rsidRPr="00000000">
        <w:rPr>
          <w:rFonts w:ascii="Roboto" w:cs="Roboto" w:eastAsia="Roboto" w:hAnsi="Roboto"/>
          <w:i w:val="1"/>
          <w:iCs w:val="1"/>
          <w:sz w:val="24"/>
          <w:szCs w:val="24"/>
          <w:rtl w:val="0"/>
        </w:rPr>
        <w:t xml:space="preserve">)</w:t>
      </w:r>
    </w:p>
    <w:p w:rsidR="00000000" w:rsidDel="00000000" w:rsidP="00000000" w:rsidRDefault="00000000" w:rsidRPr="00000000" w14:paraId="0000025C">
      <w:pPr>
        <w:numPr>
          <w:ilvl w:val="0"/>
          <w:numId w:val="39"/>
        </w:numPr>
        <w:spacing w:after="0" w:afterAutospacing="0" w:before="24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Il caso di Luigi (Carabiniere):</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"Avevo bisogno di ristrutturare casa ma la banca mi faceva problemi per un vecchio ritardo. Biofinance ha gestito tutto con NoiPA in 10 giorni. Rata perfetta."</w:t>
      </w:r>
    </w:p>
    <w:p w:rsidR="00000000" w:rsidDel="00000000" w:rsidP="00000000" w:rsidRDefault="00000000" w:rsidRPr="00000000" w14:paraId="0000025D">
      <w:pPr>
        <w:numPr>
          <w:ilvl w:val="0"/>
          <w:numId w:val="39"/>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Il caso di Maria (Pensionata INPS):</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"Ho 81 anni e pensavo di non poter più chiedere prestiti. Marco mi ha aiutato a ottenere la cessione per aiutare mia nipote a studiare. Grazie di cuore."</w:t>
      </w:r>
    </w:p>
    <w:p w:rsidR="00000000" w:rsidDel="00000000" w:rsidP="00000000" w:rsidRDefault="00000000" w:rsidRPr="00000000" w14:paraId="0000025E">
      <w:pPr>
        <w:numPr>
          <w:ilvl w:val="0"/>
          <w:numId w:val="39"/>
        </w:numPr>
        <w:spacing w:after="24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Il caso di Luca (Dipendente “AZIENDA X”):</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i w:val="1"/>
          <w:iCs w:val="1"/>
          <w:sz w:val="24"/>
          <w:szCs w:val="24"/>
          <w:rtl w:val="0"/>
        </w:rPr>
        <w:t xml:space="preserve">"Tasso incredibile grazie alla convenzione grandi aziende. Meglio della mia banca."</w:t>
      </w:r>
    </w:p>
    <w:p w:rsidR="00000000" w:rsidDel="00000000" w:rsidP="00000000" w:rsidRDefault="00000000" w:rsidRPr="00000000" w14:paraId="0000025F">
      <w:pPr>
        <w:spacing w:after="240" w:before="240"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[WIDGET DINAMICO TRUSTINDEX QUI]</w:t>
      </w:r>
    </w:p>
    <w:p w:rsidR="00000000" w:rsidDel="00000000" w:rsidP="00000000" w:rsidRDefault="00000000" w:rsidRPr="00000000" w14:paraId="00000260">
      <w:pPr>
        <w:spacing w:after="240" w:before="240"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H2: Inviaci la tua opinione</w:t>
      </w:r>
      <w:r w:rsidDel="00000000" w:rsidR="00000000" w:rsidRPr="00000000">
        <w:rPr>
          <w:rFonts w:ascii="Roboto" w:cs="Roboto" w:eastAsia="Roboto" w:hAnsi="Roboto"/>
          <w:sz w:val="24"/>
          <w:szCs w:val="24"/>
          <w:rtl w:val="0"/>
        </w:rPr>
        <w:t xml:space="preserve"> Il tuo parere ci aiuta a migliorare. Dopo l'erogazione, riceverai un link per valutare il nostro operato. Puntiamo all'eccellenza, sempre.</w:t>
      </w:r>
    </w:p>
    <w:p w:rsidR="00000000" w:rsidDel="00000000" w:rsidP="00000000" w:rsidRDefault="00000000" w:rsidRPr="00000000" w14:paraId="00000261">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62">
      <w:pPr>
        <w:spacing w:after="240" w:before="240" w:lineRule="auto"/>
        <w:rPr>
          <w:rFonts w:ascii="Roboto" w:cs="Roboto" w:eastAsia="Roboto" w:hAnsi="Roboto"/>
          <w:sz w:val="24"/>
          <w:szCs w:val="24"/>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DDL Agency" w:id="4" w:date="2026-02-12T17:10:53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verificare - lavorano solo con https://www.fidesspa.com/it</w:t>
      </w:r>
    </w:p>
  </w:comment>
  <w:comment w:author="MADDL Agency" w:id="3" w:date="2026-02-13T13:44:01Z">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lavorare per inserire un esempio generico (a paragone con questa differenza puoi prendere 2k in +)</w:t>
      </w:r>
    </w:p>
  </w:comment>
  <w:comment w:author="MADDL Agency" w:id="2" w:date="2026-02-12T16:34:06Z">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ne abbiamo dimenticato qualcuno vi preghiamo di farcelo presente</w:t>
      </w:r>
    </w:p>
  </w:comment>
  <w:comment w:author="MADDL Agency" w:id="0" w:date="2026-02-12T15:33:53Z">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 verificare</w:t>
      </w:r>
    </w:p>
  </w:comment>
  <w:comment w:author="MADDL Agency" w:id="1" w:date="2026-02-12T16:31:01Z">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sarà un finto simulatore: in realtà servirà a raccogliere dati per poi avviare la parte commerciale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spacing w:line="276" w:lineRule="auto"/>
      <w:jc w:val="both"/>
      <w:rPr>
        <w:sz w:val="16"/>
        <w:szCs w:val="16"/>
      </w:rPr>
    </w:pPr>
    <w:r w:rsidDel="00000000" w:rsidR="00000000" w:rsidRPr="00000000">
      <w:rPr>
        <w:rtl w:val="0"/>
      </w:rPr>
    </w:r>
  </w:p>
  <w:p w:rsidR="00000000" w:rsidDel="00000000" w:rsidP="00000000" w:rsidRDefault="00000000" w:rsidRPr="00000000" w14:paraId="00000265">
    <w:pPr>
      <w:spacing w:line="276" w:lineRule="auto"/>
      <w:jc w:val="both"/>
      <w:rPr>
        <w:color w:val="666666"/>
        <w:sz w:val="14"/>
        <w:szCs w:val="14"/>
      </w:rPr>
    </w:pPr>
    <w:r w:rsidDel="00000000" w:rsidR="00000000" w:rsidRPr="00000000">
      <w:rPr>
        <w:color w:val="666666"/>
        <w:sz w:val="14"/>
        <w:szCs w:val="14"/>
        <w:rtl w:val="0"/>
      </w:rPr>
      <w:t xml:space="preserve">Il presente documento è di proprietà esclusiva di </w:t>
    </w:r>
    <w:r w:rsidDel="00000000" w:rsidR="00000000" w:rsidRPr="00000000">
      <w:rPr>
        <w:b w:val="1"/>
        <w:bCs w:val="1"/>
        <w:color w:val="666666"/>
        <w:sz w:val="14"/>
        <w:szCs w:val="14"/>
        <w:rtl w:val="0"/>
      </w:rPr>
      <w:t xml:space="preserve">MADDL S.r.l.s.</w:t>
    </w:r>
    <w:r w:rsidDel="00000000" w:rsidR="00000000" w:rsidRPr="00000000">
      <w:rPr>
        <w:color w:val="666666"/>
        <w:sz w:val="14"/>
        <w:szCs w:val="14"/>
        <w:rtl w:val="0"/>
      </w:rPr>
      <w:t xml:space="preserve"> (Via Raffaele di Nicola, 1 – 84042 Acerno (SA) – P.IVA e C.F. 05492600654 – REA 450606 – maddlsrls@pec.it).</w:t>
    </w:r>
  </w:p>
  <w:p w:rsidR="00000000" w:rsidDel="00000000" w:rsidP="00000000" w:rsidRDefault="00000000" w:rsidRPr="00000000" w14:paraId="00000266">
    <w:pPr>
      <w:spacing w:line="276" w:lineRule="auto"/>
      <w:jc w:val="both"/>
      <w:rPr>
        <w:color w:val="666666"/>
        <w:sz w:val="14"/>
        <w:szCs w:val="14"/>
      </w:rPr>
    </w:pPr>
    <w:r w:rsidDel="00000000" w:rsidR="00000000" w:rsidRPr="00000000">
      <w:rPr>
        <w:color w:val="666666"/>
        <w:sz w:val="14"/>
        <w:szCs w:val="14"/>
        <w:rtl w:val="0"/>
      </w:rPr>
      <w:t xml:space="preserve">Tutti i contenuti sono strettamente riservati e destinati unicamente ai destinatari autorizzati.</w:t>
    </w:r>
  </w:p>
  <w:p w:rsidR="00000000" w:rsidDel="00000000" w:rsidP="00000000" w:rsidRDefault="00000000" w:rsidRPr="00000000" w14:paraId="00000267">
    <w:pPr>
      <w:spacing w:line="276" w:lineRule="auto"/>
      <w:jc w:val="both"/>
      <w:rPr>
        <w:color w:val="666666"/>
        <w:sz w:val="14"/>
        <w:szCs w:val="14"/>
      </w:rPr>
    </w:pPr>
    <w:r w:rsidDel="00000000" w:rsidR="00000000" w:rsidRPr="00000000">
      <w:rPr>
        <w:color w:val="666666"/>
        <w:sz w:val="14"/>
        <w:szCs w:val="14"/>
        <w:rtl w:val="0"/>
      </w:rPr>
      <w:t xml:space="preserve">È vietata qualsiasi riproduzione, distribuzione, comunicazione o utilizzo, anche parziale, senza preventiva autorizzazione scritta da parte di MADDL S.r.l.s.</w:t>
    </w:r>
  </w:p>
  <w:p w:rsidR="00000000" w:rsidDel="00000000" w:rsidP="00000000" w:rsidRDefault="00000000" w:rsidRPr="00000000" w14:paraId="00000268">
    <w:pPr>
      <w:spacing w:line="276" w:lineRule="auto"/>
      <w:jc w:val="both"/>
      <w:rPr/>
    </w:pPr>
    <w:r w:rsidDel="00000000" w:rsidR="00000000" w:rsidRPr="00000000">
      <w:rPr>
        <w:color w:val="666666"/>
        <w:sz w:val="14"/>
        <w:szCs w:val="14"/>
        <w:rtl w:val="0"/>
      </w:rPr>
      <w:t xml:space="preserve">Ogni uso non autorizzato sarà perseguito a norma di legge.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jc w:val="center"/>
      <w:rPr/>
    </w:pPr>
    <w:r w:rsidDel="00000000" w:rsidR="00000000" w:rsidRPr="00000000">
      <w:rPr/>
      <w:drawing>
        <wp:inline distB="114300" distT="114300" distL="114300" distR="114300">
          <wp:extent cx="1914525" cy="31908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14525" cy="3190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